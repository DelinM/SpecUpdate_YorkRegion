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000" w:firstRow="0" w:lastRow="0" w:firstColumn="0" w:lastColumn="0" w:noHBand="0" w:noVBand="0"/>
      </w:tblPr>
      <w:tblGrid>
        <w:gridCol w:w="1004"/>
        <w:gridCol w:w="2160"/>
        <w:gridCol w:w="5683"/>
      </w:tblGrid>
      <w:tr w:rsidRPr="002621C0" w:rsidR="0094362E" w:rsidTr="00C91659" w14:paraId="21EF318C" w14:textId="77777777">
        <w:trPr>
          <w:cantSplit/>
          <w:jc w:val="center"/>
        </w:trPr>
        <w:tc>
          <w:tcPr>
            <w:tcW w:w="1004" w:type="dxa"/>
            <w:tcBorders>
              <w:top w:val="double" w:color="auto" w:sz="6" w:space="0"/>
              <w:left w:val="double" w:color="auto" w:sz="6" w:space="0"/>
              <w:bottom w:val="single" w:color="auto" w:sz="6" w:space="0"/>
              <w:right w:val="single" w:color="auto" w:sz="6" w:space="0"/>
            </w:tcBorders>
          </w:tcPr>
          <w:p w:rsidRPr="002621C0" w:rsidR="0094362E" w:rsidP="00C91659" w:rsidRDefault="0094362E" w14:paraId="21EF3189" w14:textId="77777777">
            <w:pPr>
              <w:pStyle w:val="TableHeading"/>
              <w:rPr>
                <w:szCs w:val="22"/>
              </w:rPr>
            </w:pPr>
            <w:r w:rsidRPr="002621C0">
              <w:rPr>
                <w:szCs w:val="22"/>
              </w:rPr>
              <w:t>Version</w:t>
            </w:r>
          </w:p>
        </w:tc>
        <w:tc>
          <w:tcPr>
            <w:tcW w:w="2160" w:type="dxa"/>
            <w:tcBorders>
              <w:top w:val="double" w:color="auto" w:sz="6" w:space="0"/>
              <w:left w:val="single" w:color="auto" w:sz="6" w:space="0"/>
              <w:bottom w:val="single" w:color="auto" w:sz="6" w:space="0"/>
              <w:right w:val="single" w:color="auto" w:sz="6" w:space="0"/>
            </w:tcBorders>
          </w:tcPr>
          <w:p w:rsidRPr="002621C0" w:rsidR="0094362E" w:rsidP="00C91659" w:rsidRDefault="0094362E" w14:paraId="21EF318A" w14:textId="77777777">
            <w:pPr>
              <w:pStyle w:val="TableHeading"/>
              <w:rPr>
                <w:szCs w:val="22"/>
              </w:rPr>
            </w:pPr>
            <w:r w:rsidRPr="002621C0">
              <w:rPr>
                <w:szCs w:val="22"/>
              </w:rPr>
              <w:t>Date</w:t>
            </w:r>
          </w:p>
        </w:tc>
        <w:tc>
          <w:tcPr>
            <w:tcW w:w="5683" w:type="dxa"/>
            <w:tcBorders>
              <w:top w:val="double" w:color="auto" w:sz="6" w:space="0"/>
              <w:left w:val="single" w:color="auto" w:sz="6" w:space="0"/>
              <w:bottom w:val="single" w:color="auto" w:sz="6" w:space="0"/>
              <w:right w:val="double" w:color="auto" w:sz="6" w:space="0"/>
            </w:tcBorders>
          </w:tcPr>
          <w:p w:rsidRPr="002621C0" w:rsidR="0094362E" w:rsidP="00C91659" w:rsidRDefault="0094362E" w14:paraId="21EF318B" w14:textId="77777777">
            <w:pPr>
              <w:pStyle w:val="TableHeading"/>
              <w:rPr>
                <w:szCs w:val="22"/>
              </w:rPr>
            </w:pPr>
            <w:r w:rsidRPr="002621C0">
              <w:rPr>
                <w:szCs w:val="22"/>
              </w:rPr>
              <w:t>Description of Revisions</w:t>
            </w:r>
          </w:p>
        </w:tc>
      </w:tr>
      <w:tr w:rsidRPr="002621C0" w:rsidR="0094362E" w:rsidTr="00C91659" w14:paraId="21EF3190" w14:textId="77777777">
        <w:trPr>
          <w:cantSplit/>
          <w:jc w:val="center"/>
        </w:trPr>
        <w:tc>
          <w:tcPr>
            <w:tcW w:w="1004" w:type="dxa"/>
            <w:tcBorders>
              <w:top w:val="single" w:color="auto" w:sz="6" w:space="0"/>
              <w:left w:val="double" w:color="auto" w:sz="6" w:space="0"/>
              <w:bottom w:val="single" w:color="auto" w:sz="6" w:space="0"/>
              <w:right w:val="single" w:color="auto" w:sz="6" w:space="0"/>
            </w:tcBorders>
          </w:tcPr>
          <w:p w:rsidRPr="002621C0" w:rsidR="0094362E" w:rsidP="0094362E" w:rsidRDefault="0094362E" w14:paraId="21EF318D" w14:textId="77777777">
            <w:pPr>
              <w:pStyle w:val="NormalTableText"/>
              <w:jc w:val="center"/>
              <w:rPr>
                <w:rFonts w:ascii="Calibri" w:hAnsi="Calibri"/>
                <w:sz w:val="22"/>
                <w:szCs w:val="22"/>
              </w:rPr>
            </w:pPr>
            <w:r w:rsidRPr="002621C0">
              <w:rPr>
                <w:rFonts w:ascii="Calibri" w:hAnsi="Calibri"/>
                <w:sz w:val="22"/>
                <w:szCs w:val="22"/>
              </w:rPr>
              <w:t>1</w:t>
            </w:r>
          </w:p>
        </w:tc>
        <w:tc>
          <w:tcPr>
            <w:tcW w:w="2160" w:type="dxa"/>
            <w:tcBorders>
              <w:top w:val="single" w:color="auto" w:sz="6" w:space="0"/>
              <w:left w:val="single" w:color="auto" w:sz="6" w:space="0"/>
              <w:bottom w:val="single" w:color="auto" w:sz="6" w:space="0"/>
              <w:right w:val="single" w:color="auto" w:sz="6" w:space="0"/>
            </w:tcBorders>
          </w:tcPr>
          <w:p w:rsidRPr="002621C0" w:rsidR="0094362E" w:rsidP="00C91659" w:rsidRDefault="00D67BDF" w14:paraId="21EF318E" w14:textId="7E597890">
            <w:pPr>
              <w:pStyle w:val="NormalTableText"/>
              <w:rPr>
                <w:rFonts w:ascii="Calibri" w:hAnsi="Calibri"/>
                <w:sz w:val="22"/>
                <w:szCs w:val="22"/>
              </w:rPr>
            </w:pPr>
            <w:r>
              <w:rPr>
                <w:rFonts w:ascii="Calibri" w:hAnsi="Calibri"/>
                <w:sz w:val="22"/>
                <w:szCs w:val="22"/>
              </w:rPr>
              <w:t>April 12</w:t>
            </w:r>
            <w:r w:rsidR="00227B78">
              <w:rPr>
                <w:rFonts w:ascii="Calibri" w:hAnsi="Calibri"/>
                <w:sz w:val="22"/>
                <w:szCs w:val="22"/>
              </w:rPr>
              <w:t>,</w:t>
            </w:r>
            <w:r w:rsidR="0094362E">
              <w:rPr>
                <w:rFonts w:ascii="Calibri" w:hAnsi="Calibri"/>
                <w:sz w:val="22"/>
                <w:szCs w:val="22"/>
              </w:rPr>
              <w:t xml:space="preserve"> 2016</w:t>
            </w:r>
          </w:p>
        </w:tc>
        <w:tc>
          <w:tcPr>
            <w:tcW w:w="5683" w:type="dxa"/>
            <w:tcBorders>
              <w:top w:val="single" w:color="auto" w:sz="6" w:space="0"/>
              <w:left w:val="single" w:color="auto" w:sz="6" w:space="0"/>
              <w:bottom w:val="single" w:color="auto" w:sz="6" w:space="0"/>
              <w:right w:val="double" w:color="auto" w:sz="6" w:space="0"/>
            </w:tcBorders>
          </w:tcPr>
          <w:p w:rsidRPr="002621C0" w:rsidR="0094362E" w:rsidP="00C91659" w:rsidRDefault="0094362E" w14:paraId="21EF318F" w14:textId="4EA7DAC5">
            <w:pPr>
              <w:pStyle w:val="NormalTableText"/>
              <w:rPr>
                <w:rFonts w:ascii="Calibri" w:hAnsi="Calibri"/>
                <w:sz w:val="22"/>
                <w:szCs w:val="22"/>
              </w:rPr>
            </w:pPr>
            <w:r>
              <w:rPr>
                <w:rFonts w:ascii="Calibri" w:hAnsi="Calibri"/>
                <w:sz w:val="22"/>
                <w:szCs w:val="22"/>
              </w:rPr>
              <w:t>New Specification</w:t>
            </w:r>
            <w:r w:rsidR="00E76245">
              <w:rPr>
                <w:rFonts w:ascii="Calibri" w:hAnsi="Calibri"/>
                <w:sz w:val="22"/>
                <w:szCs w:val="22"/>
              </w:rPr>
              <w:t xml:space="preserve"> (AAM)</w:t>
            </w:r>
          </w:p>
        </w:tc>
      </w:tr>
      <w:tr w:rsidRPr="002621C0" w:rsidR="0094362E" w:rsidTr="00C91659" w14:paraId="21EF3194" w14:textId="77777777">
        <w:trPr>
          <w:cantSplit/>
          <w:jc w:val="center"/>
        </w:trPr>
        <w:tc>
          <w:tcPr>
            <w:tcW w:w="1004" w:type="dxa"/>
            <w:tcBorders>
              <w:top w:val="single" w:color="auto" w:sz="6" w:space="0"/>
              <w:left w:val="double" w:color="auto" w:sz="6" w:space="0"/>
              <w:bottom w:val="double" w:color="auto" w:sz="6" w:space="0"/>
              <w:right w:val="single" w:color="auto" w:sz="6" w:space="0"/>
            </w:tcBorders>
          </w:tcPr>
          <w:p w:rsidR="0094362E" w:rsidP="00C91659" w:rsidRDefault="0094362E" w14:paraId="21EF3191" w14:textId="77777777">
            <w:pPr>
              <w:pStyle w:val="NormalTableText"/>
              <w:tabs>
                <w:tab w:val="left" w:pos="735"/>
              </w:tabs>
              <w:rPr>
                <w:rFonts w:ascii="Calibri" w:hAnsi="Calibri"/>
                <w:sz w:val="22"/>
              </w:rPr>
            </w:pPr>
          </w:p>
        </w:tc>
        <w:tc>
          <w:tcPr>
            <w:tcW w:w="2160" w:type="dxa"/>
            <w:tcBorders>
              <w:top w:val="single" w:color="auto" w:sz="6" w:space="0"/>
              <w:left w:val="single" w:color="auto" w:sz="6" w:space="0"/>
              <w:bottom w:val="double" w:color="auto" w:sz="6" w:space="0"/>
              <w:right w:val="single" w:color="auto" w:sz="6" w:space="0"/>
            </w:tcBorders>
          </w:tcPr>
          <w:p w:rsidR="0094362E" w:rsidP="00C91659" w:rsidRDefault="0094362E" w14:paraId="21EF3192" w14:textId="77777777">
            <w:pPr>
              <w:pStyle w:val="NormalTableText"/>
              <w:rPr>
                <w:rFonts w:ascii="Calibri" w:hAnsi="Calibri"/>
                <w:sz w:val="22"/>
              </w:rPr>
            </w:pPr>
          </w:p>
        </w:tc>
        <w:tc>
          <w:tcPr>
            <w:tcW w:w="5683" w:type="dxa"/>
            <w:tcBorders>
              <w:top w:val="single" w:color="auto" w:sz="6" w:space="0"/>
              <w:left w:val="single" w:color="auto" w:sz="6" w:space="0"/>
              <w:bottom w:val="double" w:color="auto" w:sz="6" w:space="0"/>
              <w:right w:val="double" w:color="auto" w:sz="6" w:space="0"/>
            </w:tcBorders>
          </w:tcPr>
          <w:p w:rsidRPr="00CA0D93" w:rsidR="0094362E" w:rsidP="00C91659" w:rsidRDefault="0094362E" w14:paraId="21EF3193" w14:textId="77777777">
            <w:pPr>
              <w:pStyle w:val="NormalTableText"/>
              <w:rPr>
                <w:rFonts w:ascii="Calibri" w:hAnsi="Calibri"/>
                <w:sz w:val="22"/>
                <w:lang w:val="en-CA"/>
              </w:rPr>
            </w:pPr>
          </w:p>
        </w:tc>
      </w:tr>
    </w:tbl>
    <w:p w:rsidR="0094362E" w:rsidRDefault="0094362E" w14:paraId="21EF3195" w14:textId="77777777"/>
    <w:p w:rsidR="0094362E" w:rsidDel="00EC5AA6" w:rsidRDefault="0094362E" w14:paraId="21EF3196" w14:textId="6ED95684">
      <w:pPr>
        <w:rPr>
          <w:del w:author="Paul Shi" w:date="2022-03-22T21:39:00Z" w:id="0"/>
        </w:rPr>
      </w:pPr>
    </w:p>
    <w:p w:rsidRPr="002621C0" w:rsidR="0094362E" w:rsidDel="00EC5AA6" w:rsidP="0094362E" w:rsidRDefault="0094362E" w14:paraId="21EF3197" w14:textId="7A44047C">
      <w:pPr>
        <w:pStyle w:val="BodyText"/>
        <w:pBdr>
          <w:top w:val="single" w:color="auto" w:sz="4" w:space="1"/>
          <w:left w:val="single" w:color="auto" w:sz="4" w:space="0"/>
          <w:bottom w:val="single" w:color="auto" w:sz="4" w:space="1"/>
          <w:right w:val="single" w:color="auto" w:sz="4" w:space="4"/>
        </w:pBdr>
        <w:rPr>
          <w:del w:author="Paul Shi" w:date="2022-03-22T21:39:00Z" w:id="1"/>
          <w:rFonts w:ascii="Calibri" w:hAnsi="Calibri"/>
        </w:rPr>
      </w:pPr>
      <w:del w:author="Paul Shi" w:date="2022-03-22T21:39:00Z" w:id="2">
        <w:r w:rsidRPr="002621C0" w:rsidDel="00EC5AA6">
          <w:rPr>
            <w:rFonts w:ascii="Calibri" w:hAnsi="Calibri"/>
          </w:rPr>
          <w:delText>NOTE:</w:delText>
        </w:r>
      </w:del>
    </w:p>
    <w:p w:rsidRPr="002621C0" w:rsidR="0094362E" w:rsidDel="00EC5AA6" w:rsidP="0094362E" w:rsidRDefault="0094362E" w14:paraId="21EF3198" w14:textId="43261B96">
      <w:pPr>
        <w:pStyle w:val="BodyText"/>
        <w:pBdr>
          <w:top w:val="single" w:color="auto" w:sz="4" w:space="1"/>
          <w:left w:val="single" w:color="auto" w:sz="4" w:space="0"/>
          <w:bottom w:val="single" w:color="auto" w:sz="4" w:space="1"/>
          <w:right w:val="single" w:color="auto" w:sz="4" w:space="4"/>
        </w:pBdr>
        <w:rPr>
          <w:del w:author="Paul Shi" w:date="2022-03-22T21:39:00Z" w:id="3"/>
          <w:rFonts w:ascii="Calibri" w:hAnsi="Calibri"/>
        </w:rPr>
      </w:pPr>
      <w:del w:author="Paul Shi" w:date="2022-03-22T21:39:00Z" w:id="4">
        <w:r w:rsidRPr="002621C0" w:rsidDel="00EC5AA6">
          <w:rPr>
            <w:rFonts w:ascii="Calibri" w:hAnsi="Calibri"/>
          </w:rPr>
          <w:delText>This is a CONTROLLED Document. Any documents appearing in paper form are not controlled and should be checked against the on-line file version prior to use.</w:delText>
        </w:r>
      </w:del>
    </w:p>
    <w:p w:rsidRPr="002621C0" w:rsidR="0094362E" w:rsidDel="00EC5AA6" w:rsidP="0094362E" w:rsidRDefault="0094362E" w14:paraId="21EF3199" w14:textId="200A0946">
      <w:pPr>
        <w:pStyle w:val="BodyText"/>
        <w:pBdr>
          <w:top w:val="single" w:color="auto" w:sz="4" w:space="1"/>
          <w:left w:val="single" w:color="auto" w:sz="4" w:space="0"/>
          <w:bottom w:val="single" w:color="auto" w:sz="4" w:space="1"/>
          <w:right w:val="single" w:color="auto" w:sz="4" w:space="4"/>
        </w:pBdr>
        <w:rPr>
          <w:del w:author="Paul Shi" w:date="2022-03-22T21:39:00Z" w:id="5"/>
          <w:rFonts w:ascii="Calibri" w:hAnsi="Calibri"/>
        </w:rPr>
      </w:pPr>
      <w:del w:author="Paul Shi" w:date="2022-03-22T21:39:00Z" w:id="6">
        <w:r w:rsidRPr="002621C0" w:rsidDel="00EC5AA6">
          <w:rPr>
            <w:rFonts w:ascii="Calibri" w:hAnsi="Calibri"/>
            <w:b/>
            <w:bCs/>
          </w:rPr>
          <w:delText xml:space="preserve">Notice: </w:delText>
        </w:r>
        <w:r w:rsidRPr="002621C0" w:rsidDel="00EC5AA6">
          <w:rPr>
            <w:rFonts w:ascii="Calibri" w:hAnsi="Calibri"/>
          </w:rPr>
          <w:delText>This Document hardcopy must be used for reference purpose only.</w:delText>
        </w:r>
      </w:del>
    </w:p>
    <w:p w:rsidRPr="002621C0" w:rsidR="0094362E" w:rsidDel="00EC5AA6" w:rsidP="0094362E" w:rsidRDefault="0094362E" w14:paraId="21EF319A" w14:textId="2CC6257F">
      <w:pPr>
        <w:pStyle w:val="BodyText"/>
        <w:pBdr>
          <w:top w:val="single" w:color="auto" w:sz="4" w:space="1"/>
          <w:left w:val="single" w:color="auto" w:sz="4" w:space="0"/>
          <w:bottom w:val="single" w:color="auto" w:sz="4" w:space="1"/>
          <w:right w:val="single" w:color="auto" w:sz="4" w:space="4"/>
        </w:pBdr>
        <w:rPr>
          <w:del w:author="Paul Shi" w:date="2022-03-22T21:39:00Z" w:id="7"/>
          <w:rFonts w:ascii="Calibri" w:hAnsi="Calibri"/>
          <w:b/>
          <w:bCs/>
        </w:rPr>
      </w:pPr>
      <w:del w:author="Paul Shi" w:date="2022-03-22T21:39:00Z" w:id="8">
        <w:r w:rsidRPr="002621C0" w:rsidDel="00EC5AA6">
          <w:rPr>
            <w:rFonts w:ascii="Calibri" w:hAnsi="Calibri"/>
            <w:b/>
          </w:rPr>
          <w:delText>The on-line copy is the current version of the document.</w:delText>
        </w:r>
      </w:del>
    </w:p>
    <w:p w:rsidR="0094362E" w:rsidRDefault="0094362E" w14:paraId="21EF319B" w14:textId="77777777">
      <w:r>
        <w:br w:type="page"/>
      </w:r>
    </w:p>
    <w:p w:rsidRPr="00977EE6" w:rsidR="00E56076" w:rsidP="00D2591C" w:rsidRDefault="00E56076" w14:paraId="21EF319C" w14:textId="77777777">
      <w:pPr>
        <w:pStyle w:val="Heading1"/>
      </w:pPr>
      <w:r w:rsidRPr="0006076F">
        <w:lastRenderedPageBreak/>
        <w:t>GENERAL</w:t>
      </w:r>
    </w:p>
    <w:p w:rsidRPr="00977EE6" w:rsidR="00285B8A" w:rsidP="00D2591C" w:rsidRDefault="00285B8A" w14:paraId="21EF319D" w14:textId="77777777">
      <w:pPr>
        <w:pStyle w:val="Heading2"/>
      </w:pPr>
      <w:r w:rsidRPr="00977EE6">
        <w:t>Related Sections</w:t>
      </w:r>
    </w:p>
    <w:p w:rsidRPr="00323E1D" w:rsidR="00AC271E" w:rsidDel="00EC5AA6" w:rsidP="00AC271E" w:rsidRDefault="00AC271E" w14:paraId="21EF319E" w14:textId="12E660C2">
      <w:pPr>
        <w:pStyle w:val="Heading3"/>
        <w:numPr>
          <w:ilvl w:val="0"/>
          <w:numId w:val="0"/>
        </w:numPr>
        <w:ind w:left="698"/>
        <w:rPr>
          <w:del w:author="Paul Shi" w:date="2022-03-22T21:39:00Z" w:id="9"/>
          <w:highlight w:val="yellow"/>
        </w:rPr>
      </w:pPr>
      <w:del w:author="Paul Shi" w:date="2022-03-22T21:39:00Z" w:id="10">
        <w:r w:rsidRPr="00323E1D" w:rsidDel="00EC5AA6">
          <w:rPr>
            <w:highlight w:val="yellow"/>
          </w:rPr>
          <w:delText>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delText>
        </w:r>
      </w:del>
    </w:p>
    <w:p w:rsidRPr="00323E1D" w:rsidR="00AC271E" w:rsidDel="00EC5AA6" w:rsidP="00AC271E" w:rsidRDefault="00AC271E" w14:paraId="21EF319F" w14:textId="2B1AA20F">
      <w:pPr>
        <w:pStyle w:val="Heading3"/>
        <w:numPr>
          <w:ilvl w:val="0"/>
          <w:numId w:val="0"/>
        </w:numPr>
        <w:ind w:left="698"/>
        <w:rPr>
          <w:del w:author="Paul Shi" w:date="2022-03-22T21:39:00Z" w:id="11"/>
          <w:highlight w:val="yellow"/>
        </w:rPr>
      </w:pPr>
    </w:p>
    <w:p w:rsidRPr="00323E1D" w:rsidR="00AC271E" w:rsidDel="00EC5AA6" w:rsidP="00AC271E" w:rsidRDefault="00AC271E" w14:paraId="21EF31A0" w14:textId="09047B24">
      <w:pPr>
        <w:pStyle w:val="Heading3"/>
        <w:numPr>
          <w:ilvl w:val="0"/>
          <w:numId w:val="0"/>
        </w:numPr>
        <w:ind w:left="698"/>
        <w:rPr>
          <w:del w:author="Paul Shi" w:date="2022-03-22T21:39:00Z" w:id="12"/>
          <w:highlight w:val="yellow"/>
        </w:rPr>
      </w:pPr>
      <w:del w:author="Paul Shi" w:date="2022-03-22T21:39:00Z" w:id="13">
        <w:r w:rsidRPr="00323E1D" w:rsidDel="00EC5AA6">
          <w:rPr>
            <w:highlight w:val="yellow"/>
          </w:rPr>
          <w:delText>Cross-referencing here may also be used to coordinate assemblies or systems whose components may span multiple Sections and which must meet certain performance requirements as an assembly or system.</w:delText>
        </w:r>
      </w:del>
    </w:p>
    <w:p w:rsidRPr="00323E1D" w:rsidR="00AC271E" w:rsidDel="00EC5AA6" w:rsidP="00AC271E" w:rsidRDefault="00AC271E" w14:paraId="21EF31A1" w14:textId="0BF4CED3">
      <w:pPr>
        <w:pStyle w:val="Heading3"/>
        <w:numPr>
          <w:ilvl w:val="0"/>
          <w:numId w:val="0"/>
        </w:numPr>
        <w:ind w:left="698"/>
        <w:rPr>
          <w:del w:author="Paul Shi" w:date="2022-03-22T21:39:00Z" w:id="14"/>
          <w:highlight w:val="yellow"/>
        </w:rPr>
      </w:pPr>
    </w:p>
    <w:p w:rsidRPr="00323E1D" w:rsidR="00AC271E" w:rsidDel="00EC5AA6" w:rsidP="00AC271E" w:rsidRDefault="00AC271E" w14:paraId="21EF31A2" w14:textId="2FD0750B">
      <w:pPr>
        <w:pStyle w:val="Heading3"/>
        <w:numPr>
          <w:ilvl w:val="0"/>
          <w:numId w:val="0"/>
        </w:numPr>
        <w:ind w:left="698"/>
        <w:rPr>
          <w:del w:author="Paul Shi" w:date="2022-03-22T21:39:00Z" w:id="15"/>
          <w:highlight w:val="yellow"/>
        </w:rPr>
      </w:pPr>
      <w:del w:author="Paul Shi" w:date="2022-03-22T21:39:00Z" w:id="16">
        <w:r w:rsidRPr="00323E1D" w:rsidDel="00EC5AA6">
          <w:rPr>
            <w:highlight w:val="yellow"/>
          </w:rPr>
          <w:delText>Contractor is responsible for coordination of the Work.</w:delText>
        </w:r>
      </w:del>
    </w:p>
    <w:p w:rsidRPr="00323E1D" w:rsidR="00AC271E" w:rsidDel="00EC5AA6" w:rsidP="00AC271E" w:rsidRDefault="00AC271E" w14:paraId="21EF31A3" w14:textId="6B26F66B">
      <w:pPr>
        <w:pStyle w:val="Heading3"/>
        <w:numPr>
          <w:ilvl w:val="0"/>
          <w:numId w:val="0"/>
        </w:numPr>
        <w:ind w:left="698"/>
        <w:rPr>
          <w:del w:author="Paul Shi" w:date="2022-03-22T21:39:00Z" w:id="17"/>
          <w:highlight w:val="yellow"/>
        </w:rPr>
      </w:pPr>
    </w:p>
    <w:p w:rsidRPr="00323E1D" w:rsidR="00AC271E" w:rsidDel="00EC5AA6" w:rsidP="00AC271E" w:rsidRDefault="00AC271E" w14:paraId="21EF31A4" w14:textId="3080B42C">
      <w:pPr>
        <w:pStyle w:val="Heading3"/>
        <w:numPr>
          <w:ilvl w:val="0"/>
          <w:numId w:val="0"/>
        </w:numPr>
        <w:ind w:left="698"/>
        <w:rPr>
          <w:del w:author="Paul Shi" w:date="2022-03-22T21:39:00Z" w:id="18"/>
          <w:highlight w:val="yellow"/>
        </w:rPr>
      </w:pPr>
      <w:del w:author="Paul Shi" w:date="2022-03-22T21:39:00Z" w:id="19">
        <w:r w:rsidRPr="00323E1D" w:rsidDel="00EC5AA6">
          <w:rPr>
            <w:highlight w:val="yellow"/>
          </w:rPr>
          <w:delText>This Section is to be completed/updated during the design development by the Consultant. If it is not applicable to the section for the specific project it may be deleted.]</w:delText>
        </w:r>
      </w:del>
    </w:p>
    <w:p w:rsidRPr="00323E1D" w:rsidR="00AC271E" w:rsidDel="00EC5AA6" w:rsidP="00AC271E" w:rsidRDefault="00AC271E" w14:paraId="21EF31A5" w14:textId="548CC377">
      <w:pPr>
        <w:pStyle w:val="Heading3"/>
        <w:numPr>
          <w:ilvl w:val="0"/>
          <w:numId w:val="0"/>
        </w:numPr>
        <w:ind w:left="698"/>
        <w:rPr>
          <w:del w:author="Paul Shi" w:date="2022-03-22T21:39:00Z" w:id="20"/>
          <w:highlight w:val="yellow"/>
        </w:rPr>
      </w:pPr>
    </w:p>
    <w:p w:rsidRPr="00323E1D" w:rsidR="00AC271E" w:rsidDel="00EC5AA6" w:rsidP="00AC271E" w:rsidRDefault="00AC271E" w14:paraId="21EF31A6" w14:textId="504EDF54">
      <w:pPr>
        <w:pStyle w:val="Heading3"/>
        <w:numPr>
          <w:ilvl w:val="0"/>
          <w:numId w:val="0"/>
        </w:numPr>
        <w:ind w:left="698"/>
        <w:rPr>
          <w:del w:author="Paul Shi" w:date="2022-03-22T21:39:00Z" w:id="21"/>
          <w:highlight w:val="yellow"/>
        </w:rPr>
      </w:pPr>
      <w:del w:author="Paul Shi" w:date="2022-03-22T21:39:00Z" w:id="22">
        <w:r w:rsidRPr="00323E1D" w:rsidDel="00EC5AA6">
          <w:rPr>
            <w:highlight w:val="yellow"/>
          </w:rPr>
          <w:delText>[List Sections specifying related requirements.]</w:delText>
        </w:r>
      </w:del>
    </w:p>
    <w:p w:rsidRPr="00323E1D" w:rsidR="00AC271E" w:rsidDel="00EC5AA6" w:rsidP="00AC271E" w:rsidRDefault="00AC271E" w14:paraId="21EF31A7" w14:textId="2F50D56B">
      <w:pPr>
        <w:pStyle w:val="Heading3"/>
        <w:rPr>
          <w:del w:author="Paul Shi" w:date="2022-03-22T21:39:00Z" w:id="23"/>
          <w:highlight w:val="yellow"/>
        </w:rPr>
      </w:pPr>
      <w:del w:author="Paul Shi" w:date="2022-03-22T21:39:00Z" w:id="24">
        <w:r w:rsidRPr="00323E1D" w:rsidDel="00EC5AA6">
          <w:rPr>
            <w:highlight w:val="yellow"/>
          </w:rPr>
          <w:delText>Section [______ – ____________]:  [Optional short phrase indicating relationship].</w:delText>
        </w:r>
      </w:del>
    </w:p>
    <w:p w:rsidR="00C25388" w:rsidP="00C25388" w:rsidRDefault="00C25388" w14:paraId="21EF31A8" w14:textId="77777777">
      <w:pPr>
        <w:pStyle w:val="Heading4"/>
        <w:numPr>
          <w:ilvl w:val="3"/>
          <w:numId w:val="32"/>
        </w:numPr>
        <w:tabs>
          <w:tab w:val="left" w:pos="1418"/>
        </w:tabs>
      </w:pPr>
      <w:r>
        <w:t xml:space="preserve">Section 01300 </w:t>
      </w:r>
      <w:r w:rsidRPr="00C25388">
        <w:t>–</w:t>
      </w:r>
      <w:r>
        <w:t xml:space="preserve"> Submittals</w:t>
      </w:r>
    </w:p>
    <w:p w:rsidR="00744BCA" w:rsidP="00744BCA" w:rsidRDefault="00744BCA" w14:paraId="21EF31A9" w14:textId="77777777">
      <w:pPr>
        <w:pStyle w:val="Heading4"/>
        <w:numPr>
          <w:ilvl w:val="3"/>
          <w:numId w:val="32"/>
        </w:numPr>
        <w:tabs>
          <w:tab w:val="left" w:pos="1418"/>
        </w:tabs>
      </w:pPr>
      <w:r>
        <w:t xml:space="preserve">Section 05120 </w:t>
      </w:r>
      <w:r w:rsidRPr="00744BCA">
        <w:t>–</w:t>
      </w:r>
      <w:r>
        <w:t xml:space="preserve"> Structural Steel</w:t>
      </w:r>
    </w:p>
    <w:p w:rsidR="00496449" w:rsidP="00AC271E" w:rsidRDefault="00285B8A" w14:paraId="21EF31AA" w14:textId="77777777">
      <w:pPr>
        <w:pStyle w:val="Heading4"/>
        <w:rPr>
          <w:del w:author="Paul Shi" w:date="2022-04-13T15:00:40.262Z" w:id="1657842250"/>
        </w:rPr>
      </w:pPr>
      <w:del w:author="Paul Shi" w:date="2022-04-13T15:00:40.272Z" w:id="820704440">
        <w:r w:rsidDel="00285B8A">
          <w:delText xml:space="preserve">Section 05500 – Metal </w:delText>
        </w:r>
        <w:r w:rsidDel="000E5726">
          <w:delText>F</w:delText>
        </w:r>
        <w:r w:rsidDel="00285B8A">
          <w:delText xml:space="preserve">abrications – </w:delText>
        </w:r>
        <w:r w:rsidDel="0094362E">
          <w:delText>General</w:delText>
        </w:r>
        <w:r w:rsidDel="00285B8A">
          <w:delText xml:space="preserve">. </w:delText>
        </w:r>
      </w:del>
    </w:p>
    <w:p w:rsidR="00C25388" w:rsidP="00C25388" w:rsidRDefault="00C25388" w14:paraId="21EF31AB" w14:textId="77777777">
      <w:pPr>
        <w:pStyle w:val="Heading4"/>
        <w:rPr>
          <w:del w:author="Paul Shi" w:date="2022-04-13T15:00:44.534Z" w:id="569122647"/>
        </w:rPr>
      </w:pPr>
      <w:del w:author="Paul Shi" w:date="2022-04-13T15:00:44.538Z" w:id="1080631607">
        <w:r w:rsidDel="00C25388">
          <w:delText xml:space="preserve">Section 05501 </w:delText>
        </w:r>
        <w:r w:rsidDel="00C25388">
          <w:delText>–</w:delText>
        </w:r>
        <w:r w:rsidDel="00C25388">
          <w:delText xml:space="preserve"> </w:delText>
        </w:r>
        <w:r w:rsidDel="00C25388">
          <w:delText>Metal Fabrications – Architectural</w:delText>
        </w:r>
      </w:del>
    </w:p>
    <w:p w:rsidR="00496449" w:rsidP="00AC271E" w:rsidRDefault="00285B8A" w14:paraId="21EF31AC" w14:textId="77777777">
      <w:pPr>
        <w:pStyle w:val="Heading4"/>
        <w:rPr/>
      </w:pPr>
      <w:r w:rsidR="00285B8A">
        <w:rPr/>
        <w:t xml:space="preserve">Section 05502 – Metal </w:t>
      </w:r>
      <w:r w:rsidR="000E5726">
        <w:rPr/>
        <w:t>F</w:t>
      </w:r>
      <w:r w:rsidR="00285B8A">
        <w:rPr/>
        <w:t xml:space="preserve">abrications – Structural. </w:t>
      </w:r>
    </w:p>
    <w:p w:rsidR="00C25388" w:rsidP="00C25388" w:rsidRDefault="00C25388" w14:paraId="21EF31AD" w14:textId="77777777">
      <w:pPr>
        <w:pStyle w:val="Heading4"/>
        <w:rPr>
          <w:del w:author="Paul Shi" w:date="2022-04-13T15:00:48.408Z" w:id="1668320990"/>
        </w:rPr>
      </w:pPr>
      <w:del w:author="Paul Shi" w:date="2022-04-13T15:00:48.423Z" w:id="1276981984">
        <w:r w:rsidDel="00C25388">
          <w:delText xml:space="preserve">Section 05503 </w:delText>
        </w:r>
        <w:r w:rsidDel="00C25388">
          <w:delText>–</w:delText>
        </w:r>
        <w:r w:rsidDel="00C25388">
          <w:delText xml:space="preserve"> Metal Fabrications </w:delText>
        </w:r>
        <w:r w:rsidDel="00C25388">
          <w:delText>–</w:delText>
        </w:r>
        <w:r w:rsidDel="00C25388">
          <w:delText xml:space="preserve"> Mechanical</w:delText>
        </w:r>
      </w:del>
    </w:p>
    <w:p w:rsidR="00C25388" w:rsidP="00C25388" w:rsidRDefault="00C25388" w14:paraId="21EF31AE" w14:textId="77777777">
      <w:pPr>
        <w:pStyle w:val="Heading4"/>
        <w:rPr>
          <w:del w:author="Paul Shi" w:date="2022-04-13T15:00:51.901Z" w:id="164812315"/>
        </w:rPr>
      </w:pPr>
      <w:del w:author="Paul Shi" w:date="2022-04-13T15:00:51.914Z" w:id="1781286224">
        <w:r w:rsidDel="00C25388">
          <w:delText xml:space="preserve">Section 05510 </w:delText>
        </w:r>
        <w:r w:rsidDel="00C25388">
          <w:delText>–</w:delText>
        </w:r>
        <w:r w:rsidDel="00C25388">
          <w:delText xml:space="preserve"> Metal Stairs</w:delText>
        </w:r>
      </w:del>
    </w:p>
    <w:p w:rsidR="00C25388" w:rsidP="00C25388" w:rsidRDefault="00C25388" w14:paraId="21EF31AF" w14:textId="77777777">
      <w:pPr>
        <w:pStyle w:val="Heading4"/>
        <w:rPr>
          <w:del w:author="Paul Shi" w:date="2022-04-13T15:00:55.02Z" w:id="38217772"/>
        </w:rPr>
      </w:pPr>
      <w:del w:author="Paul Shi" w:date="2022-04-13T15:00:55.033Z" w:id="369819554">
        <w:r w:rsidDel="00C25388">
          <w:delText>Section 055</w:delText>
        </w:r>
        <w:r w:rsidDel="00C25388">
          <w:delText>12</w:delText>
        </w:r>
        <w:r w:rsidDel="00C25388">
          <w:delText xml:space="preserve"> – </w:delText>
        </w:r>
        <w:r w:rsidDel="00C25388">
          <w:delText>Aluminum Handrails</w:delText>
        </w:r>
        <w:r w:rsidDel="00C25388">
          <w:delText xml:space="preserve"> </w:delText>
        </w:r>
      </w:del>
    </w:p>
    <w:p w:rsidR="00FD652A" w:rsidP="00D2591C" w:rsidRDefault="00FD652A" w14:paraId="21EF31B0" w14:textId="77777777">
      <w:pPr>
        <w:pStyle w:val="Heading2"/>
      </w:pPr>
      <w:r>
        <w:t>References</w:t>
      </w:r>
    </w:p>
    <w:p w:rsidR="00D4525A" w:rsidP="00D4525A" w:rsidRDefault="00D4525A" w14:paraId="21EF31B1" w14:textId="77777777">
      <w:pPr>
        <w:pStyle w:val="Heading3"/>
      </w:pPr>
      <w:r>
        <w:t>The "Code of Standard Practice for Structural Steel for Buildings</w:t>
      </w:r>
      <w:r w:rsidR="00977EE6">
        <w:t>, 7</w:t>
      </w:r>
      <w:r w:rsidRPr="00977EE6" w:rsidR="00977EE6">
        <w:rPr>
          <w:vertAlign w:val="superscript"/>
        </w:rPr>
        <w:t>th</w:t>
      </w:r>
      <w:r w:rsidR="00977EE6">
        <w:t xml:space="preserve"> Edition, 2009</w:t>
      </w:r>
      <w:r>
        <w:t>" of the CISC shall govern this work except as otherwise noted on drawings or in specifications.</w:t>
      </w:r>
    </w:p>
    <w:p w:rsidR="00D4525A" w:rsidP="00D4525A" w:rsidRDefault="00D4525A" w14:paraId="21EF31B2" w14:textId="77777777">
      <w:pPr>
        <w:pStyle w:val="Heading3"/>
      </w:pPr>
      <w:r>
        <w:t>The following is a list of standards which may be referenced in this Section:</w:t>
      </w:r>
    </w:p>
    <w:p w:rsidR="00D4525A" w:rsidP="00977EE6" w:rsidRDefault="00D4525A" w14:paraId="21EF31B3" w14:textId="77777777">
      <w:pPr>
        <w:pStyle w:val="Heading4"/>
      </w:pPr>
      <w:r w:rsidRPr="00977EE6">
        <w:t>Canadian Standard</w:t>
      </w:r>
      <w:r>
        <w:t xml:space="preserve"> Association (CSA):</w:t>
      </w:r>
    </w:p>
    <w:p w:rsidRPr="0011086B" w:rsidR="00D67BDF" w:rsidP="00D67BDF" w:rsidRDefault="00D67BDF" w14:paraId="21EF31B4" w14:textId="77777777">
      <w:pPr>
        <w:pStyle w:val="Heading5"/>
      </w:pPr>
      <w:r w:rsidRPr="00D67BDF">
        <w:rPr>
          <w:szCs w:val="18"/>
        </w:rPr>
        <w:t xml:space="preserve">CAN/CSA </w:t>
      </w:r>
      <w:r w:rsidRPr="0011086B">
        <w:t>W117.2</w:t>
      </w:r>
      <w:r>
        <w:t>-12</w:t>
      </w:r>
      <w:r w:rsidRPr="0011086B">
        <w:t>, Safety in Welding, Cutting, Allied Processes.</w:t>
      </w:r>
    </w:p>
    <w:p w:rsidRPr="0011086B" w:rsidR="00D67BDF" w:rsidP="00D67BDF" w:rsidRDefault="00D67BDF" w14:paraId="21EF31B5" w14:textId="77777777">
      <w:pPr>
        <w:pStyle w:val="Heading5"/>
      </w:pPr>
      <w:r w:rsidRPr="00D67BDF">
        <w:rPr>
          <w:szCs w:val="18"/>
        </w:rPr>
        <w:t xml:space="preserve">CAN/CSA </w:t>
      </w:r>
      <w:r w:rsidRPr="0011086B">
        <w:t>W178.2</w:t>
      </w:r>
      <w:r>
        <w:t>-14</w:t>
      </w:r>
      <w:r w:rsidRPr="0011086B">
        <w:t xml:space="preserve">, Certification of Welding </w:t>
      </w:r>
      <w:r>
        <w:t>Inspectors</w:t>
      </w:r>
    </w:p>
    <w:p w:rsidRPr="0011086B" w:rsidR="00D67BDF" w:rsidP="00D67BDF" w:rsidRDefault="00D67BDF" w14:paraId="21EF31B6" w14:textId="77777777">
      <w:pPr>
        <w:pStyle w:val="Heading5"/>
      </w:pPr>
      <w:r w:rsidRPr="00D67BDF">
        <w:rPr>
          <w:szCs w:val="18"/>
        </w:rPr>
        <w:t xml:space="preserve">CAN/CSA </w:t>
      </w:r>
      <w:r w:rsidRPr="0011086B">
        <w:t>W186</w:t>
      </w:r>
      <w:r>
        <w:t>-M1990 (R2012)</w:t>
      </w:r>
      <w:r w:rsidRPr="0011086B">
        <w:t>, Welding of Reinforcing Bar</w:t>
      </w:r>
      <w:r>
        <w:t>s</w:t>
      </w:r>
      <w:r w:rsidRPr="0011086B">
        <w:t xml:space="preserve"> in Reinforced Concrete Construction.</w:t>
      </w:r>
    </w:p>
    <w:p w:rsidR="00D67BDF" w:rsidP="00D67BDF" w:rsidRDefault="00D67BDF" w14:paraId="21EF31B7" w14:textId="77777777">
      <w:pPr>
        <w:pStyle w:val="Heading5"/>
      </w:pPr>
      <w:r w:rsidRPr="00D67BDF">
        <w:rPr>
          <w:szCs w:val="18"/>
        </w:rPr>
        <w:t xml:space="preserve">CAN/CSA </w:t>
      </w:r>
      <w:r w:rsidRPr="00E377A4">
        <w:t>W47.1</w:t>
      </w:r>
      <w:r>
        <w:t>-09 (R2014)</w:t>
      </w:r>
      <w:r w:rsidRPr="00E377A4">
        <w:t xml:space="preserve"> Certification of Companies for Fusion Welding of Steel </w:t>
      </w:r>
    </w:p>
    <w:p w:rsidRPr="0011086B" w:rsidR="00D67BDF" w:rsidP="00D67BDF" w:rsidRDefault="00D67BDF" w14:paraId="21EF31B8" w14:textId="77777777">
      <w:pPr>
        <w:pStyle w:val="Heading5"/>
      </w:pPr>
      <w:r w:rsidRPr="00D67BDF">
        <w:rPr>
          <w:szCs w:val="18"/>
        </w:rPr>
        <w:t xml:space="preserve">CAN/CSA </w:t>
      </w:r>
      <w:r w:rsidRPr="0011086B">
        <w:t>W47.2</w:t>
      </w:r>
      <w:r>
        <w:t>-11 (R2015)</w:t>
      </w:r>
      <w:r w:rsidRPr="0011086B">
        <w:t>, Certification of Companies</w:t>
      </w:r>
      <w:r>
        <w:t xml:space="preserve"> for Fusion Welding of Aluminum</w:t>
      </w:r>
    </w:p>
    <w:p w:rsidR="00D67BDF" w:rsidP="00D67BDF" w:rsidRDefault="00D67BDF" w14:paraId="21EF31B9" w14:textId="77777777">
      <w:pPr>
        <w:pStyle w:val="Heading5"/>
      </w:pPr>
      <w:r w:rsidRPr="00D67BDF">
        <w:t>CAN/</w:t>
      </w:r>
      <w:r>
        <w:t xml:space="preserve">CSA W48-14 Filler Metals and Allied Materials for Metal Arc Welding </w:t>
      </w:r>
    </w:p>
    <w:p w:rsidR="002F08AC" w:rsidP="002F08AC" w:rsidRDefault="00D67BDF" w14:paraId="21EF31BA" w14:textId="77777777">
      <w:pPr>
        <w:pStyle w:val="Heading5"/>
      </w:pPr>
      <w:r w:rsidRPr="002F08AC">
        <w:rPr>
          <w:szCs w:val="18"/>
        </w:rPr>
        <w:lastRenderedPageBreak/>
        <w:t>CAN/</w:t>
      </w:r>
      <w:r w:rsidRPr="0011086B">
        <w:t>CSA W55.3</w:t>
      </w:r>
      <w:r>
        <w:t>-08 (R2013)</w:t>
      </w:r>
      <w:r w:rsidRPr="0011086B">
        <w:t xml:space="preserve">, </w:t>
      </w:r>
      <w:r w:rsidR="002F08AC">
        <w:t>Certification of Companies for Resistance W</w:t>
      </w:r>
      <w:r w:rsidRPr="002F08AC" w:rsidR="002F08AC">
        <w:t>e</w:t>
      </w:r>
      <w:r w:rsidR="002F08AC">
        <w:t>lding of S</w:t>
      </w:r>
      <w:r w:rsidRPr="002F08AC" w:rsidR="002F08AC">
        <w:t xml:space="preserve">teel and </w:t>
      </w:r>
      <w:r w:rsidR="002F08AC">
        <w:t>A</w:t>
      </w:r>
      <w:r w:rsidRPr="002F08AC" w:rsidR="002F08AC">
        <w:t>luminum</w:t>
      </w:r>
    </w:p>
    <w:p w:rsidRPr="0011086B" w:rsidR="00D67BDF" w:rsidP="002F08AC" w:rsidRDefault="00D67BDF" w14:paraId="21EF31BB" w14:textId="77777777">
      <w:pPr>
        <w:pStyle w:val="Heading5"/>
      </w:pPr>
      <w:r w:rsidRPr="002F08AC">
        <w:rPr>
          <w:szCs w:val="18"/>
        </w:rPr>
        <w:t xml:space="preserve">CAN/CSA </w:t>
      </w:r>
      <w:r w:rsidRPr="0011086B">
        <w:t>W59.2</w:t>
      </w:r>
      <w:r w:rsidR="002F08AC">
        <w:t>-M1991 (R2103)</w:t>
      </w:r>
      <w:r w:rsidRPr="0011086B">
        <w:t>, Welded Aluminum Construction.</w:t>
      </w:r>
    </w:p>
    <w:p w:rsidR="00D67BDF" w:rsidP="00D67BDF" w:rsidRDefault="00D67BDF" w14:paraId="21EF31BC" w14:textId="77777777">
      <w:pPr>
        <w:pStyle w:val="Heading5"/>
      </w:pPr>
      <w:r w:rsidRPr="00D67BDF">
        <w:t>CAN/</w:t>
      </w:r>
      <w:r>
        <w:t>CSA W59-13 Welded Steel Construction (Metal Arc Welding).</w:t>
      </w:r>
    </w:p>
    <w:p w:rsidRPr="0011086B" w:rsidR="00D67BDF" w:rsidP="00D67BDF" w:rsidRDefault="00D67BDF" w14:paraId="21EF31BD" w14:textId="77777777">
      <w:pPr>
        <w:pStyle w:val="Heading5"/>
      </w:pPr>
      <w:r>
        <w:t xml:space="preserve">CAN/CSA </w:t>
      </w:r>
      <w:r w:rsidR="002F08AC">
        <w:t>G30.</w:t>
      </w:r>
      <w:r w:rsidRPr="0011086B">
        <w:t>18</w:t>
      </w:r>
      <w:r w:rsidR="002F08AC">
        <w:t>-09 (R2014)</w:t>
      </w:r>
      <w:r w:rsidRPr="0011086B">
        <w:t xml:space="preserve">, </w:t>
      </w:r>
      <w:r w:rsidR="002F08AC">
        <w:t xml:space="preserve">Carbon </w:t>
      </w:r>
      <w:r w:rsidRPr="0011086B">
        <w:t>Steel Bars for Concrete Reinforcement.</w:t>
      </w:r>
    </w:p>
    <w:p w:rsidR="0006076F" w:rsidP="00977EE6" w:rsidRDefault="00D4525A" w14:paraId="21EF31BE" w14:textId="77777777">
      <w:pPr>
        <w:pStyle w:val="Heading4"/>
      </w:pPr>
      <w:r w:rsidRPr="00977EE6">
        <w:t>ASTM International (ASTM</w:t>
      </w:r>
      <w:r>
        <w:t>):</w:t>
      </w:r>
    </w:p>
    <w:p w:rsidRPr="0011086B" w:rsidR="002F08AC" w:rsidP="002F08AC" w:rsidRDefault="002F08AC" w14:paraId="21EF31BF" w14:textId="77777777">
      <w:pPr>
        <w:pStyle w:val="Heading5"/>
        <w:rPr>
          <w:szCs w:val="18"/>
        </w:rPr>
      </w:pPr>
      <w:r>
        <w:rPr>
          <w:szCs w:val="18"/>
        </w:rPr>
        <w:t xml:space="preserve">ASTM </w:t>
      </w:r>
      <w:r w:rsidRPr="0011086B">
        <w:rPr>
          <w:szCs w:val="18"/>
        </w:rPr>
        <w:t>A370</w:t>
      </w:r>
      <w:r>
        <w:rPr>
          <w:szCs w:val="18"/>
        </w:rPr>
        <w:t>-15</w:t>
      </w:r>
      <w:r w:rsidRPr="0011086B">
        <w:rPr>
          <w:szCs w:val="18"/>
        </w:rPr>
        <w:t>, Standard Test Methods and Definitions for Mechanical Testing of Steel Products.</w:t>
      </w:r>
    </w:p>
    <w:p w:rsidRPr="0011086B" w:rsidR="002F08AC" w:rsidP="002F08AC" w:rsidRDefault="002F08AC" w14:paraId="21EF31C0" w14:textId="77777777">
      <w:pPr>
        <w:pStyle w:val="Heading5"/>
        <w:rPr>
          <w:szCs w:val="18"/>
        </w:rPr>
      </w:pPr>
      <w:r>
        <w:rPr>
          <w:szCs w:val="18"/>
        </w:rPr>
        <w:t xml:space="preserve">ASTM </w:t>
      </w:r>
      <w:r w:rsidRPr="0011086B">
        <w:rPr>
          <w:szCs w:val="18"/>
        </w:rPr>
        <w:t>E10-</w:t>
      </w:r>
      <w:r>
        <w:rPr>
          <w:szCs w:val="18"/>
        </w:rPr>
        <w:t>15a</w:t>
      </w:r>
      <w:r w:rsidRPr="0011086B">
        <w:rPr>
          <w:szCs w:val="18"/>
        </w:rPr>
        <w:t>, Standard Test Method for Brinell Hardness of Metallic Materials.</w:t>
      </w:r>
    </w:p>
    <w:p w:rsidRPr="0011086B" w:rsidR="002F08AC" w:rsidP="002F08AC" w:rsidRDefault="002F08AC" w14:paraId="21EF31C1" w14:textId="77777777">
      <w:pPr>
        <w:pStyle w:val="Heading5"/>
        <w:rPr>
          <w:szCs w:val="18"/>
        </w:rPr>
      </w:pPr>
      <w:r>
        <w:rPr>
          <w:szCs w:val="18"/>
        </w:rPr>
        <w:t xml:space="preserve">ASTM </w:t>
      </w:r>
      <w:r w:rsidRPr="0011086B">
        <w:rPr>
          <w:szCs w:val="18"/>
        </w:rPr>
        <w:t>E23-</w:t>
      </w:r>
      <w:r>
        <w:rPr>
          <w:szCs w:val="18"/>
        </w:rPr>
        <w:t>12c</w:t>
      </w:r>
      <w:r w:rsidRPr="0011086B">
        <w:rPr>
          <w:szCs w:val="18"/>
        </w:rPr>
        <w:t>, Standard Test Methods for Notched Bar Impact Testing of Metallic Materials.</w:t>
      </w:r>
    </w:p>
    <w:p w:rsidR="009A3ACA" w:rsidP="00977EE6" w:rsidRDefault="00D4525A" w14:paraId="21EF31C2" w14:textId="77777777">
      <w:pPr>
        <w:pStyle w:val="Heading4"/>
      </w:pPr>
      <w:r>
        <w:t xml:space="preserve">American Welding Society (AWS): </w:t>
      </w:r>
    </w:p>
    <w:p w:rsidR="00D4525A" w:rsidP="009A3ACA" w:rsidRDefault="009A3ACA" w14:paraId="21EF31C3" w14:textId="77777777">
      <w:pPr>
        <w:pStyle w:val="Heading5"/>
      </w:pPr>
      <w:r>
        <w:t xml:space="preserve">AWS </w:t>
      </w:r>
      <w:r w:rsidR="00D4525A">
        <w:t>D1.1</w:t>
      </w:r>
      <w:r w:rsidR="00F54982">
        <w:t>/D1.1M:2015</w:t>
      </w:r>
      <w:r w:rsidR="002F08AC">
        <w:t xml:space="preserve">, Structural Welding Code - </w:t>
      </w:r>
      <w:r w:rsidR="00D4525A">
        <w:t>Steel.</w:t>
      </w:r>
    </w:p>
    <w:p w:rsidR="009A3ACA" w:rsidP="009A3ACA" w:rsidRDefault="009A3ACA" w14:paraId="21EF31C4" w14:textId="77777777">
      <w:pPr>
        <w:pStyle w:val="Heading5"/>
      </w:pPr>
      <w:r>
        <w:t>AWS A2.4:2012 Standard Symbols for Welding, Brazing</w:t>
      </w:r>
      <w:r w:rsidR="002F08AC">
        <w:t xml:space="preserve"> and </w:t>
      </w:r>
      <w:r>
        <w:t xml:space="preserve"> Nondestructive Examination</w:t>
      </w:r>
    </w:p>
    <w:p w:rsidRPr="002F08AC" w:rsidR="002F08AC" w:rsidP="002F08AC" w:rsidRDefault="002F08AC" w14:paraId="21EF31C5" w14:textId="77777777">
      <w:pPr>
        <w:pStyle w:val="Heading4"/>
      </w:pPr>
      <w:r w:rsidRPr="002F08AC">
        <w:t xml:space="preserve">Canadian General Standards Board (CGSB): </w:t>
      </w:r>
    </w:p>
    <w:p w:rsidRPr="0011086B" w:rsidR="002F08AC" w:rsidP="002F08AC" w:rsidRDefault="002F08AC" w14:paraId="21EF31C6" w14:textId="77777777">
      <w:pPr>
        <w:pStyle w:val="Heading5"/>
        <w:rPr>
          <w:szCs w:val="18"/>
        </w:rPr>
      </w:pPr>
      <w:r>
        <w:rPr>
          <w:szCs w:val="18"/>
        </w:rPr>
        <w:t xml:space="preserve">CAN/CGSB </w:t>
      </w:r>
      <w:r w:rsidRPr="0011086B">
        <w:rPr>
          <w:szCs w:val="18"/>
        </w:rPr>
        <w:t>48.9712</w:t>
      </w:r>
      <w:r>
        <w:rPr>
          <w:szCs w:val="18"/>
        </w:rPr>
        <w:t>-2014/ISO 9712:2012, IDT,</w:t>
      </w:r>
      <w:r w:rsidRPr="0011086B">
        <w:rPr>
          <w:szCs w:val="18"/>
        </w:rPr>
        <w:t xml:space="preserve"> Non-Destructive Testing – Qualification and Certification of </w:t>
      </w:r>
      <w:r>
        <w:rPr>
          <w:szCs w:val="18"/>
        </w:rPr>
        <w:t xml:space="preserve">NDT </w:t>
      </w:r>
      <w:r w:rsidRPr="0011086B">
        <w:rPr>
          <w:szCs w:val="18"/>
        </w:rPr>
        <w:t>Personnel.</w:t>
      </w:r>
    </w:p>
    <w:p w:rsidRPr="002F08AC" w:rsidR="002F08AC" w:rsidP="002F08AC" w:rsidRDefault="002F08AC" w14:paraId="21EF31C7" w14:textId="77777777">
      <w:pPr>
        <w:pStyle w:val="Heading4"/>
      </w:pPr>
      <w:r w:rsidRPr="002F08AC">
        <w:t>American Society of Mechanical Engineers (ASME):</w:t>
      </w:r>
    </w:p>
    <w:p w:rsidRPr="0011086B" w:rsidR="002F08AC" w:rsidP="002F08AC" w:rsidRDefault="002F08AC" w14:paraId="21EF31C8" w14:textId="77777777">
      <w:pPr>
        <w:pStyle w:val="Heading5"/>
        <w:rPr>
          <w:szCs w:val="18"/>
        </w:rPr>
      </w:pPr>
      <w:r>
        <w:rPr>
          <w:szCs w:val="18"/>
        </w:rPr>
        <w:t>ASME BPVC-V- 2015 Section V</w:t>
      </w:r>
      <w:r w:rsidRPr="0011086B">
        <w:rPr>
          <w:szCs w:val="18"/>
        </w:rPr>
        <w:t>, Nondestructive Examination.</w:t>
      </w:r>
    </w:p>
    <w:p w:rsidR="002F08AC" w:rsidP="002F08AC" w:rsidRDefault="002F08AC" w14:paraId="21EF31C9" w14:textId="77777777">
      <w:pPr>
        <w:pStyle w:val="Heading5"/>
        <w:rPr>
          <w:szCs w:val="18"/>
        </w:rPr>
      </w:pPr>
      <w:r>
        <w:rPr>
          <w:szCs w:val="18"/>
        </w:rPr>
        <w:t xml:space="preserve">ASME BPVC-IX- 2015 </w:t>
      </w:r>
      <w:r w:rsidRPr="0011086B">
        <w:rPr>
          <w:szCs w:val="18"/>
        </w:rPr>
        <w:t>S</w:t>
      </w:r>
      <w:r>
        <w:rPr>
          <w:szCs w:val="18"/>
        </w:rPr>
        <w:t>ection</w:t>
      </w:r>
      <w:r w:rsidRPr="0011086B">
        <w:rPr>
          <w:szCs w:val="18"/>
        </w:rPr>
        <w:t xml:space="preserve"> IX, </w:t>
      </w:r>
      <w:r>
        <w:rPr>
          <w:szCs w:val="18"/>
        </w:rPr>
        <w:t xml:space="preserve">Welding, </w:t>
      </w:r>
      <w:r w:rsidRPr="0011086B">
        <w:rPr>
          <w:szCs w:val="18"/>
        </w:rPr>
        <w:t xml:space="preserve">Brazing </w:t>
      </w:r>
      <w:r>
        <w:rPr>
          <w:szCs w:val="18"/>
        </w:rPr>
        <w:t>and Fusing Qualifications</w:t>
      </w:r>
    </w:p>
    <w:p w:rsidR="00285B8A" w:rsidP="00D2591C" w:rsidRDefault="00285B8A" w14:paraId="21EF31CA" w14:textId="77777777">
      <w:pPr>
        <w:pStyle w:val="Heading2"/>
      </w:pPr>
      <w:r>
        <w:t>Measurement and Payment</w:t>
      </w:r>
    </w:p>
    <w:p w:rsidR="00EC5AA6" w:rsidP="00496449" w:rsidRDefault="00EC5AA6" w14:paraId="24B0E5B9" w14:textId="77777777">
      <w:pPr>
        <w:pStyle w:val="Heading3"/>
        <w:rPr>
          <w:ins w:author="Paul Shi" w:date="2022-03-22T21:41:00Z" w:id="25"/>
        </w:rPr>
      </w:pPr>
      <w:ins w:author="Paul Shi" w:date="2022-03-22T21:41:00Z" w:id="26">
        <w:r w:rsidRPr="00D47BAF">
          <w:t>The work of this Section will not be measured separately for payment. All costs associated with the work of this Section shall be included in the Contract Price.</w:t>
        </w:r>
      </w:ins>
    </w:p>
    <w:p w:rsidR="00496449" w:rsidDel="00EC5AA6" w:rsidP="00496449" w:rsidRDefault="00285B8A" w14:paraId="21EF31CB" w14:textId="4F87B829">
      <w:pPr>
        <w:pStyle w:val="Heading3"/>
        <w:rPr>
          <w:del w:author="Paul Shi" w:date="2022-03-22T21:41:00Z" w:id="27"/>
        </w:rPr>
      </w:pPr>
      <w:del w:author="Paul Shi" w:date="2022-03-22T21:41:00Z" w:id="465371920">
        <w:r w:rsidDel="00285B8A">
          <w:delText>The Vendor shall include all costs for all labour, equipment, and materials within the appropriate unit price items included wit</w:delText>
        </w:r>
        <w:r w:rsidDel="00C23ED2">
          <w:delText xml:space="preserve">hin the Schedule of Unit Prices. </w:delText>
        </w:r>
        <w:r w:rsidDel="00285B8A">
          <w:delText>No separate payment</w:delText>
        </w:r>
        <w:r w:rsidDel="000E5726">
          <w:delText xml:space="preserve"> shall be made</w:delText>
        </w:r>
        <w:r w:rsidDel="00285B8A">
          <w:delText>.</w:delText>
        </w:r>
      </w:del>
    </w:p>
    <w:p w:rsidRPr="002F08AC" w:rsidR="002F08AC" w:rsidP="002F08AC" w:rsidRDefault="002F08AC" w14:paraId="21EF31CC" w14:textId="77777777">
      <w:pPr>
        <w:pStyle w:val="Heading2"/>
      </w:pPr>
      <w:r w:rsidRPr="002F08AC">
        <w:t>Definitions</w:t>
      </w:r>
    </w:p>
    <w:p w:rsidRPr="002F08AC" w:rsidR="002F08AC" w:rsidP="002F08AC" w:rsidRDefault="002F08AC" w14:paraId="21EF31CD" w14:textId="77777777">
      <w:pPr>
        <w:pStyle w:val="Heading3"/>
      </w:pPr>
      <w:r w:rsidRPr="002F08AC">
        <w:t>Class W47.1 welding positions flat (F) horizontal (H); vertical (V) overhead (O).</w:t>
      </w:r>
    </w:p>
    <w:p w:rsidRPr="002F08AC" w:rsidR="002F08AC" w:rsidP="002F08AC" w:rsidRDefault="002F08AC" w14:paraId="21EF31CE" w14:textId="77777777">
      <w:pPr>
        <w:pStyle w:val="Heading3"/>
      </w:pPr>
      <w:r w:rsidRPr="002F08AC">
        <w:t>BPV: Boiler and Pressure Vessel</w:t>
      </w:r>
    </w:p>
    <w:p w:rsidRPr="002F08AC" w:rsidR="002F08AC" w:rsidP="002F08AC" w:rsidRDefault="002F08AC" w14:paraId="21EF31CF" w14:textId="77777777">
      <w:pPr>
        <w:pStyle w:val="Heading3"/>
      </w:pPr>
      <w:r w:rsidRPr="002F08AC">
        <w:t>BPVC: Boiler and Pressure Vessel Code</w:t>
      </w:r>
    </w:p>
    <w:p w:rsidRPr="002F08AC" w:rsidR="002F08AC" w:rsidP="002F08AC" w:rsidRDefault="002F08AC" w14:paraId="21EF31D0" w14:textId="77777777">
      <w:pPr>
        <w:pStyle w:val="Heading3"/>
      </w:pPr>
      <w:r w:rsidRPr="002F08AC">
        <w:t>CJP: Complete Joint Penetration.</w:t>
      </w:r>
    </w:p>
    <w:p w:rsidRPr="002F08AC" w:rsidR="002F08AC" w:rsidP="002F08AC" w:rsidRDefault="002F08AC" w14:paraId="21EF31D1" w14:textId="77777777">
      <w:pPr>
        <w:pStyle w:val="Heading3"/>
      </w:pPr>
      <w:r w:rsidRPr="002F08AC">
        <w:t>CWB: Canadian Welding Bureau.</w:t>
      </w:r>
    </w:p>
    <w:p w:rsidRPr="002F08AC" w:rsidR="002F08AC" w:rsidP="002F08AC" w:rsidRDefault="002F08AC" w14:paraId="21EF31D2" w14:textId="77777777">
      <w:pPr>
        <w:pStyle w:val="Heading3"/>
      </w:pPr>
      <w:r w:rsidRPr="002F08AC">
        <w:t>CWI: Certified Welding Inspector.</w:t>
      </w:r>
    </w:p>
    <w:p w:rsidRPr="002F08AC" w:rsidR="002F08AC" w:rsidP="002F08AC" w:rsidRDefault="002F08AC" w14:paraId="21EF31D3" w14:textId="77777777">
      <w:pPr>
        <w:pStyle w:val="Heading3"/>
      </w:pPr>
      <w:r w:rsidRPr="002F08AC">
        <w:t>GTSM: Gauge to Sound Metal.</w:t>
      </w:r>
    </w:p>
    <w:p w:rsidRPr="002F08AC" w:rsidR="002F08AC" w:rsidP="002F08AC" w:rsidRDefault="002F08AC" w14:paraId="21EF31D4" w14:textId="77777777">
      <w:pPr>
        <w:pStyle w:val="Heading3"/>
      </w:pPr>
      <w:r w:rsidRPr="002F08AC">
        <w:t>MT: Magnetic Particle Testing.</w:t>
      </w:r>
    </w:p>
    <w:p w:rsidRPr="002F08AC" w:rsidR="002F08AC" w:rsidP="002F08AC" w:rsidRDefault="002F08AC" w14:paraId="21EF31D5" w14:textId="77777777">
      <w:pPr>
        <w:pStyle w:val="Heading3"/>
      </w:pPr>
      <w:r w:rsidRPr="002F08AC">
        <w:t>NDE: Nondestructive Examination.</w:t>
      </w:r>
    </w:p>
    <w:p w:rsidRPr="002F08AC" w:rsidR="002F08AC" w:rsidP="002F08AC" w:rsidRDefault="002F08AC" w14:paraId="21EF31D6" w14:textId="77777777">
      <w:pPr>
        <w:pStyle w:val="Heading3"/>
      </w:pPr>
      <w:r w:rsidRPr="002F08AC">
        <w:t>NDT: Nondestructive Testing.</w:t>
      </w:r>
    </w:p>
    <w:p w:rsidRPr="002F08AC" w:rsidR="002F08AC" w:rsidP="002F08AC" w:rsidRDefault="002F08AC" w14:paraId="21EF31D7" w14:textId="77777777">
      <w:pPr>
        <w:pStyle w:val="Heading3"/>
      </w:pPr>
      <w:r w:rsidRPr="002F08AC">
        <w:t>PJP: Partial Joint Penetration.</w:t>
      </w:r>
    </w:p>
    <w:p w:rsidRPr="002F08AC" w:rsidR="002F08AC" w:rsidP="002F08AC" w:rsidRDefault="002F08AC" w14:paraId="21EF31D8" w14:textId="77777777">
      <w:pPr>
        <w:pStyle w:val="Heading3"/>
      </w:pPr>
      <w:r w:rsidRPr="002F08AC">
        <w:t>PQR: Procedure Qualification Record.</w:t>
      </w:r>
    </w:p>
    <w:p w:rsidRPr="002F08AC" w:rsidR="002F08AC" w:rsidP="002F08AC" w:rsidRDefault="002F08AC" w14:paraId="21EF31D9" w14:textId="77777777">
      <w:pPr>
        <w:pStyle w:val="Heading3"/>
      </w:pPr>
      <w:r w:rsidRPr="002F08AC">
        <w:t>PT: Liquid Penetrant Testing.</w:t>
      </w:r>
    </w:p>
    <w:p w:rsidRPr="002F08AC" w:rsidR="002F08AC" w:rsidP="002F08AC" w:rsidRDefault="002F08AC" w14:paraId="21EF31DA" w14:textId="77777777">
      <w:pPr>
        <w:pStyle w:val="Heading3"/>
      </w:pPr>
      <w:r w:rsidRPr="002F08AC">
        <w:t>RT: Radiographic Testing.</w:t>
      </w:r>
    </w:p>
    <w:p w:rsidRPr="002F08AC" w:rsidR="002F08AC" w:rsidP="002F08AC" w:rsidRDefault="002F08AC" w14:paraId="21EF31DB" w14:textId="77777777">
      <w:pPr>
        <w:pStyle w:val="Heading3"/>
      </w:pPr>
      <w:r w:rsidRPr="002F08AC">
        <w:lastRenderedPageBreak/>
        <w:t>UT: Ultrasonic Testing.</w:t>
      </w:r>
    </w:p>
    <w:p w:rsidRPr="002F08AC" w:rsidR="002F08AC" w:rsidP="002F08AC" w:rsidRDefault="002F08AC" w14:paraId="21EF31DC" w14:textId="77777777">
      <w:pPr>
        <w:pStyle w:val="Heading3"/>
      </w:pPr>
      <w:r w:rsidRPr="002F08AC">
        <w:t>VT: Visual Testing.</w:t>
      </w:r>
    </w:p>
    <w:p w:rsidRPr="002F08AC" w:rsidR="002F08AC" w:rsidP="002F08AC" w:rsidRDefault="002F08AC" w14:paraId="21EF31DD" w14:textId="77777777">
      <w:pPr>
        <w:pStyle w:val="Heading3"/>
      </w:pPr>
      <w:r w:rsidRPr="002F08AC">
        <w:t>WPQ: Welding Personnel Performance Qualification.</w:t>
      </w:r>
    </w:p>
    <w:p w:rsidRPr="002F08AC" w:rsidR="002F08AC" w:rsidP="002F08AC" w:rsidRDefault="002F08AC" w14:paraId="21EF31DE" w14:textId="77777777">
      <w:pPr>
        <w:pStyle w:val="Heading3"/>
      </w:pPr>
      <w:r w:rsidRPr="002F08AC">
        <w:t>WPS: Welding Procedure Specification.</w:t>
      </w:r>
    </w:p>
    <w:p w:rsidRPr="002F08AC" w:rsidR="002F08AC" w:rsidP="002F08AC" w:rsidRDefault="002F08AC" w14:paraId="21EF31DF" w14:textId="77777777">
      <w:pPr>
        <w:pStyle w:val="Heading3"/>
      </w:pPr>
      <w:r w:rsidRPr="002F08AC">
        <w:t>WPDS: Welding Procedure Data Sheets.</w:t>
      </w:r>
    </w:p>
    <w:p w:rsidRPr="002F08AC" w:rsidR="002F08AC" w:rsidP="002F08AC" w:rsidRDefault="002F08AC" w14:paraId="21EF31E0" w14:textId="77777777">
      <w:pPr>
        <w:pStyle w:val="Heading3"/>
      </w:pPr>
      <w:r w:rsidRPr="002F08AC">
        <w:t>WQR: Welder Qualification Record.</w:t>
      </w:r>
    </w:p>
    <w:p w:rsidRPr="002F08AC" w:rsidR="002F08AC" w:rsidP="002F08AC" w:rsidRDefault="002F08AC" w14:paraId="21EF31E1" w14:textId="77777777">
      <w:pPr>
        <w:pStyle w:val="Heading2"/>
      </w:pPr>
      <w:r w:rsidRPr="002F08AC">
        <w:t>Submittals</w:t>
      </w:r>
    </w:p>
    <w:p w:rsidRPr="002F08AC" w:rsidR="002F08AC" w:rsidP="002F08AC" w:rsidRDefault="002F08AC" w14:paraId="21EF31E2" w14:textId="77777777">
      <w:pPr>
        <w:pStyle w:val="Heading3"/>
      </w:pPr>
      <w:r w:rsidRPr="002F08AC">
        <w:t>Representative Welding Data on Shop and Field drawings:</w:t>
      </w:r>
    </w:p>
    <w:p w:rsidRPr="002F08AC" w:rsidR="002F08AC" w:rsidP="002F08AC" w:rsidRDefault="002F08AC" w14:paraId="21EF31E3" w14:textId="77777777">
      <w:pPr>
        <w:pStyle w:val="Heading4"/>
      </w:pPr>
      <w:r w:rsidRPr="002F08AC">
        <w:t>Show on a weld map the complete information regarding base metal specification designation, location, type, size, and extent of welds with reference to WPS and NDE numbers in the tail of the welding symbol.</w:t>
      </w:r>
    </w:p>
    <w:p w:rsidRPr="002F08AC" w:rsidR="002F08AC" w:rsidP="002F08AC" w:rsidRDefault="002F08AC" w14:paraId="21EF31E4" w14:textId="77777777">
      <w:pPr>
        <w:pStyle w:val="Heading4"/>
      </w:pPr>
      <w:r w:rsidRPr="002F08AC">
        <w:t>Distinguish between shop and field welds.</w:t>
      </w:r>
    </w:p>
    <w:p w:rsidRPr="002F08AC" w:rsidR="002F08AC" w:rsidP="002F08AC" w:rsidRDefault="002F08AC" w14:paraId="21EF31E5" w14:textId="77777777">
      <w:pPr>
        <w:pStyle w:val="Heading4"/>
      </w:pPr>
      <w:r w:rsidRPr="002F08AC">
        <w:t>Indicate, by welding symbols or sketches, details of welded joints and preparation of base metal. Provide complete joint welding details showing bevels, groove angles, and root openings for welds.</w:t>
      </w:r>
    </w:p>
    <w:p w:rsidRPr="002F08AC" w:rsidR="002F08AC" w:rsidP="002F08AC" w:rsidRDefault="002F08AC" w14:paraId="21EF31E6" w14:textId="77777777">
      <w:pPr>
        <w:pStyle w:val="Heading4"/>
      </w:pPr>
      <w:r w:rsidRPr="002F08AC">
        <w:t>Fillet weld symbols shall show fillet size and length.</w:t>
      </w:r>
    </w:p>
    <w:p w:rsidRPr="002F08AC" w:rsidR="002F08AC" w:rsidP="002F08AC" w:rsidRDefault="002F08AC" w14:paraId="21EF31E7" w14:textId="77777777">
      <w:pPr>
        <w:pStyle w:val="Heading4"/>
      </w:pPr>
      <w:r w:rsidRPr="002F08AC">
        <w:t>Groove weld symbols shall indicate CJP or PJP or GTSM in the tail of the symbol, as applicable.</w:t>
      </w:r>
    </w:p>
    <w:p w:rsidRPr="002F08AC" w:rsidR="002F08AC" w:rsidP="002F08AC" w:rsidRDefault="002F08AC" w14:paraId="21EF31E8" w14:textId="77777777">
      <w:pPr>
        <w:pStyle w:val="Heading4"/>
      </w:pPr>
      <w:r w:rsidRPr="002F08AC">
        <w:t xml:space="preserve">For pipe fittings, provide a joint weld beveling diagram. </w:t>
      </w:r>
    </w:p>
    <w:p w:rsidRPr="002F08AC" w:rsidR="002F08AC" w:rsidP="002F08AC" w:rsidRDefault="002F08AC" w14:paraId="21EF31E9" w14:textId="77777777">
      <w:pPr>
        <w:pStyle w:val="Heading4"/>
      </w:pPr>
      <w:r w:rsidRPr="002F08AC">
        <w:t>Welding and NDE symbols shall be in accordance with AWS A2.4.</w:t>
      </w:r>
    </w:p>
    <w:p w:rsidRPr="002F08AC" w:rsidR="002F08AC" w:rsidP="002F08AC" w:rsidRDefault="002F08AC" w14:paraId="21EF31EA" w14:textId="77777777">
      <w:pPr>
        <w:pStyle w:val="Heading4"/>
      </w:pPr>
      <w:r w:rsidRPr="002F08AC">
        <w:t>Welding terms and definitions shall be in accordance with AWS A3.0.</w:t>
      </w:r>
    </w:p>
    <w:p w:rsidRPr="002F08AC" w:rsidR="002F08AC" w:rsidP="002F08AC" w:rsidRDefault="002F08AC" w14:paraId="21EF31EB" w14:textId="77777777">
      <w:pPr>
        <w:pStyle w:val="Heading4"/>
      </w:pPr>
      <w:r w:rsidRPr="002F08AC">
        <w:t>Submit welding data together with applicable shop drawings as a complete package.</w:t>
      </w:r>
    </w:p>
    <w:p w:rsidRPr="0011086B" w:rsidR="002F08AC" w:rsidP="00C23ED2" w:rsidRDefault="002F08AC" w14:paraId="21EF31EC" w14:textId="77777777">
      <w:pPr>
        <w:pStyle w:val="Heading3"/>
      </w:pPr>
      <w:r w:rsidRPr="00C23ED2">
        <w:rPr>
          <w:u w:val="single"/>
        </w:rPr>
        <w:t>Informational Submittals</w:t>
      </w:r>
      <w:r w:rsidRPr="0011086B">
        <w:t>:</w:t>
      </w:r>
    </w:p>
    <w:p w:rsidRPr="002F08AC" w:rsidR="002F08AC" w:rsidP="00C23ED2" w:rsidRDefault="002F08AC" w14:paraId="21EF31ED" w14:textId="77777777">
      <w:pPr>
        <w:pStyle w:val="Heading4"/>
      </w:pPr>
      <w:r w:rsidRPr="002F08AC">
        <w:t xml:space="preserve">The following information shall be submitted whenever a request is made. This information shall be readily available for the inspectors employed by the </w:t>
      </w:r>
      <w:r w:rsidR="00C23ED2">
        <w:t>Region’s</w:t>
      </w:r>
      <w:r w:rsidRPr="002F08AC">
        <w:t xml:space="preserve"> Independent testing agency.</w:t>
      </w:r>
    </w:p>
    <w:p w:rsidRPr="00C23ED2" w:rsidR="002F08AC" w:rsidP="00C23ED2" w:rsidRDefault="002F08AC" w14:paraId="21EF31EE" w14:textId="7E1C218B">
      <w:pPr>
        <w:pStyle w:val="Heading5"/>
      </w:pPr>
      <w:r w:rsidRPr="00C23ED2">
        <w:t>When CAN/CSA applies, WPS’s and related WPDS’s shall be available for all joints prequalified in accordance with W59. Similar documentation is required for non</w:t>
      </w:r>
      <w:r w:rsidR="00227B78">
        <w:t>-</w:t>
      </w:r>
      <w:r w:rsidRPr="00C23ED2">
        <w:t>prequalified joints accompanied by PQR’s for the non-prequalified joints. All such documentation shall be affixed with the CWB acceptance stamp.</w:t>
      </w:r>
    </w:p>
    <w:p w:rsidRPr="00C23ED2" w:rsidR="002F08AC" w:rsidP="00C23ED2" w:rsidRDefault="002F08AC" w14:paraId="21EF31EF" w14:textId="3F0544F4">
      <w:pPr>
        <w:pStyle w:val="Heading5"/>
      </w:pPr>
      <w:r w:rsidRPr="00C23ED2">
        <w:t>When AWS applies, WPS’s standard formats shall be available for all prequalified and non</w:t>
      </w:r>
      <w:r w:rsidR="00227B78">
        <w:t>-</w:t>
      </w:r>
      <w:r w:rsidRPr="00C23ED2">
        <w:t>prequalified joints. In addition, PQR’s shall be documented for non-prequalified joints.</w:t>
      </w:r>
    </w:p>
    <w:p w:rsidRPr="00C23ED2" w:rsidR="002F08AC" w:rsidP="00C23ED2" w:rsidRDefault="002F08AC" w14:paraId="21EF31F0" w14:textId="77777777">
      <w:pPr>
        <w:pStyle w:val="Heading5"/>
      </w:pPr>
      <w:r w:rsidRPr="00C23ED2">
        <w:t xml:space="preserve">When the Boiler and Pressure Vessel Code BPVC applies, WPS’s and PQR’s shall be available in accordance with ASME </w:t>
      </w:r>
      <w:r w:rsidR="00C25388">
        <w:t xml:space="preserve">BPVC </w:t>
      </w:r>
      <w:r w:rsidRPr="00C23ED2">
        <w:t>SECT. IX approved by the authority having jurisdiction.</w:t>
      </w:r>
    </w:p>
    <w:p w:rsidRPr="00C23ED2" w:rsidR="002F08AC" w:rsidP="00C23ED2" w:rsidRDefault="002F08AC" w14:paraId="21EF31F1" w14:textId="77777777">
      <w:pPr>
        <w:pStyle w:val="Heading5"/>
      </w:pPr>
      <w:r w:rsidRPr="00C23ED2">
        <w:t>When CAN/CSA W55.3 applies, documentation of resistance welded joint qualification accepted by the CWB shall be available.</w:t>
      </w:r>
    </w:p>
    <w:p w:rsidRPr="00C23ED2" w:rsidR="002F08AC" w:rsidP="00C23ED2" w:rsidRDefault="002F08AC" w14:paraId="21EF31F2" w14:textId="77777777">
      <w:pPr>
        <w:pStyle w:val="Heading2"/>
      </w:pPr>
      <w:r w:rsidRPr="00C23ED2">
        <w:t>Qualifications</w:t>
      </w:r>
    </w:p>
    <w:p w:rsidRPr="00C23ED2" w:rsidR="002F08AC" w:rsidP="00C23ED2" w:rsidRDefault="002F08AC" w14:paraId="21EF31F3" w14:textId="77777777">
      <w:pPr>
        <w:pStyle w:val="Heading3"/>
      </w:pPr>
      <w:r w:rsidRPr="00C23ED2">
        <w:t>Structural fabricators and erectors shall be certified in accordance with CAN/CSA W47.1</w:t>
      </w:r>
      <w:r w:rsidR="00C23ED2">
        <w:t xml:space="preserve"> </w:t>
      </w:r>
      <w:r w:rsidRPr="00C23ED2">
        <w:t>and/or W47.2.</w:t>
      </w:r>
    </w:p>
    <w:p w:rsidRPr="00C23ED2" w:rsidR="002F08AC" w:rsidP="00C23ED2" w:rsidRDefault="002F08AC" w14:paraId="21EF31F4" w14:textId="77777777">
      <w:pPr>
        <w:pStyle w:val="Heading3"/>
      </w:pPr>
      <w:r w:rsidRPr="00C23ED2">
        <w:t xml:space="preserve">BPVC fabricators shall be qualified in accordance with ASME </w:t>
      </w:r>
      <w:r w:rsidR="00C23ED2">
        <w:t xml:space="preserve">BPVC </w:t>
      </w:r>
      <w:r w:rsidRPr="00C23ED2">
        <w:t>Section IX.</w:t>
      </w:r>
    </w:p>
    <w:p w:rsidRPr="00C23ED2" w:rsidR="002F08AC" w:rsidP="00C23ED2" w:rsidRDefault="002F08AC" w14:paraId="21EF31F5" w14:textId="77777777">
      <w:pPr>
        <w:pStyle w:val="Heading3"/>
      </w:pPr>
      <w:r w:rsidRPr="00C23ED2">
        <w:t>Welding personnel shall be qualified in accordance with the following codes: CAN/CSA W47.1 or W47.2; AWS D1.1; D1.2; D1.6; ASME Section IX.</w:t>
      </w:r>
    </w:p>
    <w:p w:rsidRPr="00C23ED2" w:rsidR="002F08AC" w:rsidP="00C23ED2" w:rsidRDefault="002F08AC" w14:paraId="21EF31F6" w14:textId="77777777">
      <w:pPr>
        <w:pStyle w:val="Heading3"/>
      </w:pPr>
      <w:r w:rsidRPr="00C23ED2">
        <w:lastRenderedPageBreak/>
        <w:t>Inspection Agencies shall be qualified in accordance with CAN/CSA W178.2 and individual non-destructive inspection personnel shall be qualified in accordance with the appropriate CAN/CGSB requirements.</w:t>
      </w:r>
    </w:p>
    <w:p w:rsidRPr="00C23ED2" w:rsidR="002F08AC" w:rsidP="00C23ED2" w:rsidRDefault="002F08AC" w14:paraId="21EF31F7" w14:textId="77777777">
      <w:pPr>
        <w:pStyle w:val="Heading2"/>
      </w:pPr>
      <w:r w:rsidRPr="00C23ED2">
        <w:t>Quality Control</w:t>
      </w:r>
    </w:p>
    <w:p w:rsidRPr="00C23ED2" w:rsidR="002F08AC" w:rsidP="00C23ED2" w:rsidRDefault="002F08AC" w14:paraId="21EF31F8" w14:textId="77777777">
      <w:pPr>
        <w:pStyle w:val="Heading3"/>
      </w:pPr>
      <w:r w:rsidRPr="00C23ED2">
        <w:t>Source Quality Control</w:t>
      </w:r>
    </w:p>
    <w:p w:rsidRPr="00C23ED2" w:rsidR="002F08AC" w:rsidP="00C23ED2" w:rsidRDefault="002F08AC" w14:paraId="21EF31F9" w14:textId="77777777">
      <w:pPr>
        <w:pStyle w:val="Heading4"/>
      </w:pPr>
      <w:r w:rsidRPr="00C23ED2">
        <w:t>The Contractor’s CWI shall be present whenever shop welding is to be performed. The inspector shall record a report on the quality of Work regarding compliance or non-compliance with the CSA codes CAN/CSA W59, CAN/CSA W59.2 and/or the Contract Documents. Repairs, corrective action or rejection shall be at the discretion of the Consultant, not the inspector. Visual inspection shall be performed by the inspector on all shop and/or field welds to verify that:</w:t>
      </w:r>
    </w:p>
    <w:p w:rsidRPr="00C23ED2" w:rsidR="002F08AC" w:rsidP="00C23ED2" w:rsidRDefault="002F08AC" w14:paraId="21EF31FA" w14:textId="77777777">
      <w:pPr>
        <w:pStyle w:val="Heading5"/>
      </w:pPr>
      <w:r w:rsidRPr="00C23ED2">
        <w:t>Specified and properly qualified, or prequalified welding procedures are used and that welding is performed in accordance with those procedures.</w:t>
      </w:r>
    </w:p>
    <w:p w:rsidRPr="00C23ED2" w:rsidR="002F08AC" w:rsidP="00C23ED2" w:rsidRDefault="002F08AC" w14:paraId="21EF31FB" w14:textId="77777777">
      <w:pPr>
        <w:pStyle w:val="Heading5"/>
      </w:pPr>
      <w:r w:rsidRPr="00C23ED2">
        <w:t>Only specified base materials and welding consumables are used and that welding consumables are stored and maintained in proper condition for use as specified in the Contract Documents.</w:t>
      </w:r>
    </w:p>
    <w:p w:rsidRPr="00C23ED2" w:rsidR="002F08AC" w:rsidP="00C23ED2" w:rsidRDefault="002F08AC" w14:paraId="21EF31FC" w14:textId="77777777">
      <w:pPr>
        <w:pStyle w:val="Heading5"/>
      </w:pPr>
      <w:r w:rsidRPr="00C23ED2">
        <w:t>Welders, welding operators and tackers are properly qualified and that their qualifications permit them to use the processes specified in the Contract Documents.</w:t>
      </w:r>
    </w:p>
    <w:p w:rsidRPr="00C23ED2" w:rsidR="002F08AC" w:rsidP="00C23ED2" w:rsidRDefault="002F08AC" w14:paraId="21EF31FD" w14:textId="77777777">
      <w:pPr>
        <w:pStyle w:val="Heading5"/>
      </w:pPr>
      <w:r w:rsidRPr="00C23ED2">
        <w:t>Joint preparation and fit-up meet the requirements of the welding procedures and the Drawings, prior to welding.</w:t>
      </w:r>
    </w:p>
    <w:p w:rsidRPr="00C23ED2" w:rsidR="002F08AC" w:rsidP="00C23ED2" w:rsidRDefault="002F08AC" w14:paraId="21EF31FE" w14:textId="77777777">
      <w:pPr>
        <w:pStyle w:val="Heading5"/>
      </w:pPr>
      <w:r w:rsidRPr="00C23ED2">
        <w:t>Preheat and interpass temperatures are in accordance with the Specifications, or at a minimum, Table 503 of CAN/</w:t>
      </w:r>
      <w:r w:rsidR="00C23ED2">
        <w:t>C</w:t>
      </w:r>
      <w:r w:rsidRPr="00C23ED2">
        <w:t>SA W59.</w:t>
      </w:r>
    </w:p>
    <w:p w:rsidRPr="00C23ED2" w:rsidR="002F08AC" w:rsidP="00C23ED2" w:rsidRDefault="002F08AC" w14:paraId="21EF31FF" w14:textId="77777777">
      <w:pPr>
        <w:pStyle w:val="Heading5"/>
      </w:pPr>
      <w:r w:rsidRPr="00C23ED2">
        <w:t>Size, length, number and location of welds conform to the shop or field drawings (random check only).</w:t>
      </w:r>
    </w:p>
    <w:p w:rsidRPr="00C23ED2" w:rsidR="002F08AC" w:rsidP="00C23ED2" w:rsidRDefault="002F08AC" w14:paraId="21EF3200" w14:textId="77777777">
      <w:pPr>
        <w:pStyle w:val="Heading3"/>
        <w:rPr>
          <w:u w:val="single"/>
        </w:rPr>
      </w:pPr>
      <w:r w:rsidRPr="00C23ED2">
        <w:rPr>
          <w:u w:val="single"/>
        </w:rPr>
        <w:t>Field Quality Control</w:t>
      </w:r>
    </w:p>
    <w:p w:rsidRPr="00C23ED2" w:rsidR="002F08AC" w:rsidP="00C23ED2" w:rsidRDefault="002F08AC" w14:paraId="21EF3201" w14:textId="77777777">
      <w:pPr>
        <w:pStyle w:val="Heading4"/>
      </w:pPr>
      <w:r w:rsidRPr="00C23ED2">
        <w:t xml:space="preserve">The Contractor’s CWI shall be present whenever field welding is to be performed. Inspection shall be in accordance with subsection 1.6.1 – Source Quality Control as it applies to field welds. </w:t>
      </w:r>
    </w:p>
    <w:p w:rsidRPr="00C23ED2" w:rsidR="002F08AC" w:rsidP="00C23ED2" w:rsidRDefault="002F08AC" w14:paraId="21EF3202" w14:textId="77777777">
      <w:pPr>
        <w:pStyle w:val="Heading3"/>
      </w:pPr>
      <w:r w:rsidRPr="00C23ED2">
        <w:t>CWI duties include:</w:t>
      </w:r>
    </w:p>
    <w:p w:rsidRPr="00C23ED2" w:rsidR="002F08AC" w:rsidP="00C23ED2" w:rsidRDefault="002F08AC" w14:paraId="21EF3203" w14:textId="77777777">
      <w:pPr>
        <w:pStyle w:val="Heading4"/>
      </w:pPr>
      <w:r w:rsidRPr="00C23ED2">
        <w:t>Inspection prior to assembly, during assembly, during welding, and after welding.</w:t>
      </w:r>
    </w:p>
    <w:p w:rsidRPr="00C23ED2" w:rsidR="002F08AC" w:rsidP="00C23ED2" w:rsidRDefault="002F08AC" w14:paraId="21EF3204" w14:textId="77777777">
      <w:pPr>
        <w:pStyle w:val="Heading4"/>
      </w:pPr>
      <w:r w:rsidRPr="00C23ED2">
        <w:t>Verifying conformance of specified job material and proper storage.</w:t>
      </w:r>
    </w:p>
    <w:p w:rsidRPr="00C23ED2" w:rsidR="002F08AC" w:rsidP="00C23ED2" w:rsidRDefault="002F08AC" w14:paraId="21EF3205" w14:textId="77777777">
      <w:pPr>
        <w:pStyle w:val="Heading4"/>
      </w:pPr>
      <w:r w:rsidRPr="00C23ED2">
        <w:t>Monitoring conformance of WPS.</w:t>
      </w:r>
    </w:p>
    <w:p w:rsidRPr="00C23ED2" w:rsidR="002F08AC" w:rsidP="00C23ED2" w:rsidRDefault="002F08AC" w14:paraId="21EF3206" w14:textId="77777777">
      <w:pPr>
        <w:pStyle w:val="Heading4"/>
      </w:pPr>
      <w:r w:rsidRPr="00C23ED2">
        <w:t>Monitoring conformance of WPQ.</w:t>
      </w:r>
    </w:p>
    <w:p w:rsidRPr="00C23ED2" w:rsidR="002F08AC" w:rsidP="00C23ED2" w:rsidRDefault="002F08AC" w14:paraId="21EF3207" w14:textId="77777777">
      <w:pPr>
        <w:pStyle w:val="Heading4"/>
      </w:pPr>
      <w:r w:rsidRPr="00C23ED2">
        <w:t>Inspecting weld joint fit-up and in-process inspection.</w:t>
      </w:r>
    </w:p>
    <w:p w:rsidRPr="00C23ED2" w:rsidR="002F08AC" w:rsidP="00C23ED2" w:rsidRDefault="002F08AC" w14:paraId="21EF3208" w14:textId="77777777">
      <w:pPr>
        <w:pStyle w:val="Heading4"/>
      </w:pPr>
      <w:r w:rsidRPr="00C23ED2">
        <w:t>Providing 100 percent visual inspection of all welds.</w:t>
      </w:r>
    </w:p>
    <w:p w:rsidRPr="00C23ED2" w:rsidR="002F08AC" w:rsidP="00C23ED2" w:rsidRDefault="002F08AC" w14:paraId="21EF3209" w14:textId="77777777">
      <w:pPr>
        <w:pStyle w:val="Heading4"/>
      </w:pPr>
      <w:r w:rsidRPr="00C23ED2">
        <w:t>Supervising nondestructive testing personnel and evaluating test results.</w:t>
      </w:r>
    </w:p>
    <w:p w:rsidRPr="00C23ED2" w:rsidR="002F08AC" w:rsidP="00C23ED2" w:rsidRDefault="002F08AC" w14:paraId="21EF320A" w14:textId="77777777">
      <w:pPr>
        <w:pStyle w:val="Heading4"/>
      </w:pPr>
      <w:r w:rsidRPr="00C23ED2">
        <w:t>Maintaining records and preparing a report confirming that the results of inspections and testing comply with the requirements of the Contract Documents.</w:t>
      </w:r>
    </w:p>
    <w:p w:rsidRPr="00C23ED2" w:rsidR="002F08AC" w:rsidP="00C23ED2" w:rsidRDefault="002F08AC" w14:paraId="21EF320B" w14:textId="77777777">
      <w:pPr>
        <w:pStyle w:val="Heading3"/>
      </w:pPr>
      <w:r w:rsidRPr="00C23ED2">
        <w:t>Inspection:</w:t>
      </w:r>
    </w:p>
    <w:p w:rsidRPr="00C23ED2" w:rsidR="002F08AC" w:rsidP="00C23ED2" w:rsidRDefault="00C23ED2" w14:paraId="21EF320C" w14:textId="77777777">
      <w:pPr>
        <w:pStyle w:val="Heading4"/>
      </w:pPr>
      <w:r>
        <w:t>The Region</w:t>
      </w:r>
      <w:r w:rsidRPr="00C23ED2" w:rsidR="002F08AC">
        <w:t xml:space="preserve"> will retain an independent testing agency for checking weld quality as specified in the related Sections listed in subsection </w:t>
      </w:r>
      <w:r w:rsidR="00C25388">
        <w:t>1.1</w:t>
      </w:r>
      <w:r w:rsidRPr="00C23ED2" w:rsidR="002F08AC">
        <w:t>.</w:t>
      </w:r>
    </w:p>
    <w:p w:rsidRPr="00C23ED2" w:rsidR="002F08AC" w:rsidP="00C23ED2" w:rsidRDefault="002F08AC" w14:paraId="21EF320D" w14:textId="77777777">
      <w:pPr>
        <w:pStyle w:val="Heading2"/>
      </w:pPr>
      <w:r w:rsidRPr="00C23ED2">
        <w:lastRenderedPageBreak/>
        <w:t>Sequencing and Scheduling</w:t>
      </w:r>
    </w:p>
    <w:p w:rsidRPr="00C23ED2" w:rsidR="002F08AC" w:rsidP="00C23ED2" w:rsidRDefault="002F08AC" w14:paraId="21EF320E" w14:textId="77777777">
      <w:pPr>
        <w:pStyle w:val="Heading3"/>
      </w:pPr>
      <w:r w:rsidRPr="00C23ED2">
        <w:t>Unless otherwise specified the Contract Documents., all submittals required in this Section shall be submitted and approved prior to commencement of welding operations.</w:t>
      </w:r>
    </w:p>
    <w:p w:rsidRPr="00C23ED2" w:rsidR="002F08AC" w:rsidP="00C23ED2" w:rsidRDefault="002F08AC" w14:paraId="21EF320F" w14:textId="77777777">
      <w:pPr>
        <w:pStyle w:val="Heading1"/>
      </w:pPr>
      <w:r w:rsidRPr="00C23ED2">
        <w:t>PRODUCTS (Not used)</w:t>
      </w:r>
    </w:p>
    <w:p w:rsidRPr="00C23ED2" w:rsidR="002F08AC" w:rsidP="00C23ED2" w:rsidRDefault="002F08AC" w14:paraId="21EF3210" w14:textId="77777777">
      <w:pPr>
        <w:pStyle w:val="Heading1"/>
      </w:pPr>
      <w:r w:rsidRPr="00C23ED2">
        <w:t>EXECUTION</w:t>
      </w:r>
    </w:p>
    <w:p w:rsidRPr="00C23ED2" w:rsidR="002F08AC" w:rsidP="00C23ED2" w:rsidRDefault="002F08AC" w14:paraId="21EF3211" w14:textId="77777777">
      <w:pPr>
        <w:pStyle w:val="Heading2"/>
      </w:pPr>
      <w:r w:rsidRPr="00C23ED2">
        <w:t>General</w:t>
      </w:r>
    </w:p>
    <w:p w:rsidRPr="00C23ED2" w:rsidR="002F08AC" w:rsidP="00C23ED2" w:rsidRDefault="002F08AC" w14:paraId="21EF3212" w14:textId="77777777">
      <w:pPr>
        <w:pStyle w:val="Heading3"/>
      </w:pPr>
      <w:r w:rsidRPr="00C23ED2">
        <w:t>Welding and Fabrication by Welding: Conform to governing welding codes referenced in the attached Welding and Nondestructive Testing Table.</w:t>
      </w:r>
    </w:p>
    <w:p w:rsidRPr="00C23ED2" w:rsidR="002F08AC" w:rsidP="00C23ED2" w:rsidRDefault="002F08AC" w14:paraId="21EF3213" w14:textId="3169A21B">
      <w:pPr>
        <w:pStyle w:val="Heading2"/>
      </w:pPr>
      <w:r w:rsidRPr="00C23ED2">
        <w:t>Non</w:t>
      </w:r>
      <w:ins w:author="Paul Shi" w:date="2022-03-22T21:42:00Z" w:id="29">
        <w:r w:rsidR="00EC5AA6">
          <w:t>-</w:t>
        </w:r>
      </w:ins>
      <w:r w:rsidRPr="00C23ED2">
        <w:t>destructive Weld Testing Requirements</w:t>
      </w:r>
    </w:p>
    <w:p w:rsidRPr="00C23ED2" w:rsidR="002F08AC" w:rsidP="00C23ED2" w:rsidRDefault="002F08AC" w14:paraId="21EF3214" w14:textId="77777777">
      <w:pPr>
        <w:pStyle w:val="Heading3"/>
        <w:spacing w:after="120"/>
      </w:pPr>
      <w:r w:rsidRPr="00C23ED2">
        <w:t>See below for table</w:t>
      </w:r>
    </w:p>
    <w:tbl>
      <w:tblPr>
        <w:tblW w:w="9180" w:type="dxa"/>
        <w:tblInd w:w="288" w:type="dxa"/>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Layout w:type="fixed"/>
        <w:tblLook w:val="0000" w:firstRow="0" w:lastRow="0" w:firstColumn="0" w:lastColumn="0" w:noHBand="0" w:noVBand="0"/>
      </w:tblPr>
      <w:tblGrid>
        <w:gridCol w:w="1440"/>
        <w:gridCol w:w="3600"/>
        <w:gridCol w:w="1530"/>
        <w:gridCol w:w="2610"/>
      </w:tblGrid>
      <w:tr w:rsidRPr="0011086B" w:rsidR="002F08AC" w:rsidTr="00C23ED2" w14:paraId="21EF3219" w14:textId="77777777">
        <w:trPr>
          <w:cantSplit/>
          <w:tblHeader/>
        </w:trPr>
        <w:tc>
          <w:tcPr>
            <w:tcW w:w="1440" w:type="dxa"/>
            <w:tcBorders>
              <w:top w:val="double" w:color="auto" w:sz="4" w:space="0"/>
              <w:left w:val="double" w:color="auto" w:sz="4" w:space="0"/>
              <w:bottom w:val="single" w:color="auto" w:sz="4" w:space="0"/>
              <w:right w:val="single" w:color="auto" w:sz="4" w:space="0"/>
            </w:tcBorders>
          </w:tcPr>
          <w:p w:rsidRPr="00C23ED2" w:rsidR="002F08AC" w:rsidP="00C23ED2" w:rsidRDefault="002F08AC" w14:paraId="21EF3215" w14:textId="77777777">
            <w:pPr>
              <w:pStyle w:val="TableHeading"/>
              <w:rPr>
                <w:rFonts w:cs="Arial" w:asciiTheme="minorHAnsi" w:hAnsiTheme="minorHAnsi"/>
                <w:szCs w:val="22"/>
              </w:rPr>
            </w:pPr>
            <w:r w:rsidRPr="00C23ED2">
              <w:rPr>
                <w:rFonts w:cs="Arial" w:asciiTheme="minorHAnsi" w:hAnsiTheme="minorHAnsi"/>
                <w:szCs w:val="22"/>
              </w:rPr>
              <w:t>Specification Section</w:t>
            </w:r>
          </w:p>
        </w:tc>
        <w:tc>
          <w:tcPr>
            <w:tcW w:w="3600" w:type="dxa"/>
            <w:tcBorders>
              <w:top w:val="double" w:color="auto" w:sz="4" w:space="0"/>
              <w:left w:val="single" w:color="auto" w:sz="4" w:space="0"/>
              <w:bottom w:val="single" w:color="auto" w:sz="4" w:space="0"/>
              <w:right w:val="single" w:color="auto" w:sz="4" w:space="0"/>
            </w:tcBorders>
          </w:tcPr>
          <w:p w:rsidRPr="00C23ED2" w:rsidR="002F08AC" w:rsidP="00C23ED2" w:rsidRDefault="002F08AC" w14:paraId="21EF3216" w14:textId="77777777">
            <w:pPr>
              <w:pStyle w:val="TableHeading"/>
              <w:rPr>
                <w:rFonts w:cs="Arial" w:asciiTheme="minorHAnsi" w:hAnsiTheme="minorHAnsi"/>
                <w:szCs w:val="22"/>
              </w:rPr>
            </w:pPr>
            <w:r w:rsidRPr="00C23ED2">
              <w:rPr>
                <w:rFonts w:cs="Arial" w:asciiTheme="minorHAnsi" w:hAnsiTheme="minorHAnsi"/>
                <w:szCs w:val="22"/>
              </w:rPr>
              <w:t>Governing Welding Codes or Standards</w:t>
            </w:r>
          </w:p>
        </w:tc>
        <w:tc>
          <w:tcPr>
            <w:tcW w:w="1530" w:type="dxa"/>
            <w:tcBorders>
              <w:top w:val="double" w:color="auto" w:sz="4" w:space="0"/>
              <w:left w:val="single" w:color="auto" w:sz="4" w:space="0"/>
              <w:bottom w:val="single" w:color="auto" w:sz="4" w:space="0"/>
              <w:right w:val="single" w:color="auto" w:sz="4" w:space="0"/>
            </w:tcBorders>
          </w:tcPr>
          <w:p w:rsidRPr="00C23ED2" w:rsidR="002F08AC" w:rsidP="00C23ED2" w:rsidRDefault="002F08AC" w14:paraId="21EF3217" w14:textId="77777777">
            <w:pPr>
              <w:pStyle w:val="TableHeading"/>
              <w:rPr>
                <w:rFonts w:cs="Arial" w:asciiTheme="minorHAnsi" w:hAnsiTheme="minorHAnsi"/>
                <w:szCs w:val="22"/>
              </w:rPr>
            </w:pPr>
            <w:r w:rsidRPr="00C23ED2">
              <w:rPr>
                <w:rFonts w:cs="Arial" w:asciiTheme="minorHAnsi" w:hAnsiTheme="minorHAnsi"/>
                <w:szCs w:val="22"/>
              </w:rPr>
              <w:t>Submit Written NDT Procedure Specifications</w:t>
            </w:r>
          </w:p>
        </w:tc>
        <w:tc>
          <w:tcPr>
            <w:tcW w:w="2610" w:type="dxa"/>
            <w:tcBorders>
              <w:top w:val="double" w:color="auto" w:sz="4" w:space="0"/>
              <w:left w:val="single" w:color="auto" w:sz="4" w:space="0"/>
              <w:bottom w:val="single" w:color="auto" w:sz="4" w:space="0"/>
              <w:right w:val="double" w:color="auto" w:sz="4" w:space="0"/>
            </w:tcBorders>
          </w:tcPr>
          <w:p w:rsidRPr="00C23ED2" w:rsidR="002F08AC" w:rsidP="00C23ED2" w:rsidRDefault="002F08AC" w14:paraId="21EF3218" w14:textId="77777777">
            <w:pPr>
              <w:pStyle w:val="TableHeading"/>
              <w:rPr>
                <w:rFonts w:cs="Arial" w:asciiTheme="minorHAnsi" w:hAnsiTheme="minorHAnsi"/>
                <w:szCs w:val="22"/>
              </w:rPr>
            </w:pPr>
            <w:r w:rsidRPr="00C23ED2">
              <w:rPr>
                <w:rFonts w:cs="Arial" w:asciiTheme="minorHAnsi" w:hAnsiTheme="minorHAnsi"/>
                <w:szCs w:val="22"/>
              </w:rPr>
              <w:t>NDT Requirements</w:t>
            </w:r>
          </w:p>
        </w:tc>
      </w:tr>
      <w:tr w:rsidRPr="0011086B" w:rsidR="002F08AC" w:rsidTr="00C23ED2" w14:paraId="21EF321E" w14:textId="77777777">
        <w:trPr>
          <w:cantSplit/>
        </w:trPr>
        <w:tc>
          <w:tcPr>
            <w:tcW w:w="1440" w:type="dxa"/>
            <w:tcBorders>
              <w:top w:val="single" w:color="auto" w:sz="4" w:space="0"/>
              <w:left w:val="double" w:color="auto" w:sz="4" w:space="0"/>
              <w:bottom w:val="single" w:color="auto" w:sz="4" w:space="0"/>
              <w:right w:val="single" w:color="auto" w:sz="4" w:space="0"/>
            </w:tcBorders>
          </w:tcPr>
          <w:p w:rsidRPr="00C23ED2" w:rsidR="002F08AC" w:rsidP="00E91CB5" w:rsidRDefault="002F08AC" w14:paraId="21EF321A" w14:textId="77777777">
            <w:pPr>
              <w:pStyle w:val="TableText"/>
              <w:rPr>
                <w:rFonts w:cs="Arial" w:asciiTheme="minorHAnsi" w:hAnsiTheme="minorHAnsi"/>
              </w:rPr>
            </w:pPr>
            <w:r w:rsidRPr="00C23ED2">
              <w:rPr>
                <w:rFonts w:cs="Arial" w:asciiTheme="minorHAnsi" w:hAnsiTheme="minorHAnsi"/>
              </w:rPr>
              <w:t>15200</w:t>
            </w:r>
            <w:r w:rsidRPr="00C23ED2">
              <w:rPr>
                <w:rFonts w:cs="Arial" w:asciiTheme="minorHAnsi" w:hAnsiTheme="minorHAnsi"/>
              </w:rPr>
              <w:br/>
            </w:r>
            <w:r w:rsidRPr="00C23ED2">
              <w:rPr>
                <w:rFonts w:cs="Arial" w:asciiTheme="minorHAnsi" w:hAnsiTheme="minorHAnsi"/>
              </w:rPr>
              <w:t>Piping Systems</w:t>
            </w:r>
          </w:p>
        </w:tc>
        <w:tc>
          <w:tcPr>
            <w:tcW w:w="3600" w:type="dxa"/>
            <w:tcBorders>
              <w:top w:val="single" w:color="auto" w:sz="4" w:space="0"/>
              <w:left w:val="single" w:color="auto" w:sz="4" w:space="0"/>
              <w:bottom w:val="single" w:color="auto" w:sz="4" w:space="0"/>
              <w:right w:val="single" w:color="auto" w:sz="4" w:space="0"/>
            </w:tcBorders>
          </w:tcPr>
          <w:p w:rsidRPr="00C23ED2" w:rsidR="002F08AC" w:rsidP="00E91CB5" w:rsidRDefault="002F08AC" w14:paraId="21EF321B" w14:textId="77777777">
            <w:pPr>
              <w:pStyle w:val="TableText"/>
              <w:rPr>
                <w:rFonts w:cs="Arial" w:asciiTheme="minorHAnsi" w:hAnsiTheme="minorHAnsi"/>
              </w:rPr>
            </w:pPr>
            <w:r w:rsidRPr="00C23ED2">
              <w:rPr>
                <w:rFonts w:cs="Arial" w:asciiTheme="minorHAnsi" w:hAnsiTheme="minorHAnsi"/>
              </w:rPr>
              <w:t>See Section 15200 for governing welding codes and standards.</w:t>
            </w:r>
          </w:p>
        </w:tc>
        <w:tc>
          <w:tcPr>
            <w:tcW w:w="1530" w:type="dxa"/>
            <w:tcBorders>
              <w:top w:val="single" w:color="auto" w:sz="4" w:space="0"/>
              <w:left w:val="single" w:color="auto" w:sz="4" w:space="0"/>
              <w:bottom w:val="single" w:color="auto" w:sz="4" w:space="0"/>
              <w:right w:val="single" w:color="auto" w:sz="4" w:space="0"/>
            </w:tcBorders>
          </w:tcPr>
          <w:p w:rsidRPr="00C23ED2" w:rsidR="002F08AC" w:rsidP="00E91CB5" w:rsidRDefault="002F08AC" w14:paraId="21EF321C" w14:textId="77777777">
            <w:pPr>
              <w:pStyle w:val="TableText"/>
              <w:jc w:val="center"/>
              <w:rPr>
                <w:rFonts w:cs="Arial" w:asciiTheme="minorHAnsi" w:hAnsiTheme="minorHAnsi"/>
              </w:rPr>
            </w:pPr>
            <w:r w:rsidRPr="00C23ED2">
              <w:rPr>
                <w:rFonts w:cs="Arial" w:asciiTheme="minorHAnsi" w:hAnsiTheme="minorHAnsi"/>
              </w:rPr>
              <w:t>Yes</w:t>
            </w:r>
          </w:p>
        </w:tc>
        <w:tc>
          <w:tcPr>
            <w:tcW w:w="2610" w:type="dxa"/>
            <w:tcBorders>
              <w:top w:val="single" w:color="auto" w:sz="4" w:space="0"/>
              <w:left w:val="single" w:color="auto" w:sz="4" w:space="0"/>
              <w:bottom w:val="single" w:color="auto" w:sz="4" w:space="0"/>
              <w:right w:val="double" w:color="auto" w:sz="4" w:space="0"/>
            </w:tcBorders>
          </w:tcPr>
          <w:p w:rsidRPr="00C23ED2" w:rsidR="002F08AC" w:rsidP="00E91CB5" w:rsidRDefault="002F08AC" w14:paraId="21EF321D" w14:textId="77777777">
            <w:pPr>
              <w:pStyle w:val="TableText"/>
              <w:rPr>
                <w:rFonts w:cs="Arial" w:asciiTheme="minorHAnsi" w:hAnsiTheme="minorHAnsi"/>
              </w:rPr>
            </w:pPr>
            <w:r w:rsidRPr="00C23ED2">
              <w:rPr>
                <w:rFonts w:cs="Arial" w:asciiTheme="minorHAnsi" w:hAnsiTheme="minorHAnsi"/>
              </w:rPr>
              <w:t>100% VT; See Section 15200 for additional NDT requirements.</w:t>
            </w:r>
          </w:p>
        </w:tc>
      </w:tr>
      <w:tr w:rsidRPr="0011086B" w:rsidR="002F08AC" w:rsidTr="00C23ED2" w14:paraId="21EF3223" w14:textId="77777777">
        <w:trPr>
          <w:cantSplit/>
        </w:trPr>
        <w:tc>
          <w:tcPr>
            <w:tcW w:w="1440" w:type="dxa"/>
            <w:tcBorders>
              <w:top w:val="single" w:color="auto" w:sz="4" w:space="0"/>
              <w:left w:val="double" w:color="auto" w:sz="4" w:space="0"/>
              <w:bottom w:val="single" w:color="auto" w:sz="4" w:space="0"/>
              <w:right w:val="single" w:color="auto" w:sz="4" w:space="0"/>
            </w:tcBorders>
          </w:tcPr>
          <w:p w:rsidRPr="00C23ED2" w:rsidR="002F08AC" w:rsidP="00E91CB5" w:rsidRDefault="002F08AC" w14:paraId="21EF321F" w14:textId="279189B5">
            <w:pPr>
              <w:pStyle w:val="TableText"/>
              <w:rPr>
                <w:rFonts w:cs="Arial" w:asciiTheme="minorHAnsi" w:hAnsiTheme="minorHAnsi"/>
              </w:rPr>
            </w:pPr>
            <w:del w:author="Paul Shi" w:date="2022-04-13T09:22:00Z" w:id="30">
              <w:r w:rsidRPr="00C23ED2" w:rsidDel="00675165">
                <w:rPr>
                  <w:rFonts w:cs="Arial" w:asciiTheme="minorHAnsi" w:hAnsiTheme="minorHAnsi"/>
                </w:rPr>
                <w:delText>03210</w:delText>
              </w:r>
            </w:del>
            <w:ins w:author="Paul Shi" w:date="2022-04-13T09:22:00Z" w:id="31">
              <w:r w:rsidRPr="00C23ED2" w:rsidR="00675165">
                <w:rPr>
                  <w:rFonts w:cs="Arial" w:asciiTheme="minorHAnsi" w:hAnsiTheme="minorHAnsi"/>
                </w:rPr>
                <w:t>032</w:t>
              </w:r>
              <w:r w:rsidR="00675165">
                <w:rPr>
                  <w:rFonts w:cs="Arial" w:asciiTheme="minorHAnsi" w:hAnsiTheme="minorHAnsi"/>
                </w:rPr>
                <w:t>0</w:t>
              </w:r>
              <w:r w:rsidRPr="00C23ED2" w:rsidR="00675165">
                <w:rPr>
                  <w:rFonts w:cs="Arial" w:asciiTheme="minorHAnsi" w:hAnsiTheme="minorHAnsi"/>
                </w:rPr>
                <w:t>0</w:t>
              </w:r>
            </w:ins>
            <w:r w:rsidRPr="00C23ED2">
              <w:rPr>
                <w:rFonts w:cs="Arial" w:asciiTheme="minorHAnsi" w:hAnsiTheme="minorHAnsi"/>
              </w:rPr>
              <w:br/>
            </w:r>
            <w:r w:rsidRPr="00C23ED2">
              <w:rPr>
                <w:rFonts w:cs="Arial" w:asciiTheme="minorHAnsi" w:hAnsiTheme="minorHAnsi"/>
              </w:rPr>
              <w:t>Reinforcing Steel</w:t>
            </w:r>
          </w:p>
        </w:tc>
        <w:tc>
          <w:tcPr>
            <w:tcW w:w="3600" w:type="dxa"/>
            <w:tcBorders>
              <w:top w:val="single" w:color="auto" w:sz="4" w:space="0"/>
              <w:left w:val="single" w:color="auto" w:sz="4" w:space="0"/>
              <w:bottom w:val="single" w:color="auto" w:sz="4" w:space="0"/>
              <w:right w:val="single" w:color="auto" w:sz="4" w:space="0"/>
            </w:tcBorders>
          </w:tcPr>
          <w:p w:rsidRPr="00C23ED2" w:rsidR="002F08AC" w:rsidP="00E91CB5" w:rsidRDefault="002F08AC" w14:paraId="21EF3220" w14:textId="77777777">
            <w:pPr>
              <w:pStyle w:val="TableText"/>
              <w:rPr>
                <w:rFonts w:cs="Arial" w:asciiTheme="minorHAnsi" w:hAnsiTheme="minorHAnsi"/>
              </w:rPr>
            </w:pPr>
            <w:r w:rsidRPr="00C23ED2">
              <w:rPr>
                <w:rFonts w:cs="Arial" w:asciiTheme="minorHAnsi" w:hAnsiTheme="minorHAnsi"/>
              </w:rPr>
              <w:t>CAN/CSA W186, Welding of Reinforced Bar in Reinforced Concrete Construction</w:t>
            </w:r>
          </w:p>
        </w:tc>
        <w:tc>
          <w:tcPr>
            <w:tcW w:w="1530" w:type="dxa"/>
            <w:tcBorders>
              <w:top w:val="single" w:color="auto" w:sz="4" w:space="0"/>
              <w:left w:val="single" w:color="auto" w:sz="4" w:space="0"/>
              <w:bottom w:val="single" w:color="auto" w:sz="4" w:space="0"/>
              <w:right w:val="single" w:color="auto" w:sz="4" w:space="0"/>
            </w:tcBorders>
          </w:tcPr>
          <w:p w:rsidRPr="00C23ED2" w:rsidR="002F08AC" w:rsidP="00E91CB5" w:rsidRDefault="002F08AC" w14:paraId="21EF3221" w14:textId="77777777">
            <w:pPr>
              <w:pStyle w:val="TableText"/>
              <w:jc w:val="center"/>
              <w:rPr>
                <w:rFonts w:cs="Arial" w:asciiTheme="minorHAnsi" w:hAnsiTheme="minorHAnsi"/>
              </w:rPr>
            </w:pPr>
            <w:r w:rsidRPr="00C23ED2">
              <w:rPr>
                <w:rFonts w:cs="Arial" w:asciiTheme="minorHAnsi" w:hAnsiTheme="minorHAnsi"/>
              </w:rPr>
              <w:t>Yes</w:t>
            </w:r>
          </w:p>
        </w:tc>
        <w:tc>
          <w:tcPr>
            <w:tcW w:w="2610" w:type="dxa"/>
            <w:tcBorders>
              <w:top w:val="single" w:color="auto" w:sz="4" w:space="0"/>
              <w:left w:val="single" w:color="auto" w:sz="4" w:space="0"/>
              <w:bottom w:val="single" w:color="auto" w:sz="4" w:space="0"/>
              <w:right w:val="double" w:color="auto" w:sz="4" w:space="0"/>
            </w:tcBorders>
          </w:tcPr>
          <w:p w:rsidRPr="00C23ED2" w:rsidR="002F08AC" w:rsidP="00E91CB5" w:rsidRDefault="002F08AC" w14:paraId="21EF3222" w14:textId="62F08E94">
            <w:pPr>
              <w:pStyle w:val="TableText"/>
              <w:rPr>
                <w:rFonts w:cs="Arial" w:asciiTheme="minorHAnsi" w:hAnsiTheme="minorHAnsi"/>
              </w:rPr>
            </w:pPr>
            <w:r w:rsidRPr="00C23ED2">
              <w:rPr>
                <w:rFonts w:cs="Arial" w:asciiTheme="minorHAnsi" w:hAnsiTheme="minorHAnsi"/>
              </w:rPr>
              <w:t>100% MT of all rebar splices; see Section </w:t>
            </w:r>
            <w:del w:author="Paul Shi" w:date="2022-04-13T09:24:00Z" w:id="32">
              <w:r w:rsidRPr="00C23ED2" w:rsidDel="00675165">
                <w:rPr>
                  <w:rFonts w:cs="Arial" w:asciiTheme="minorHAnsi" w:hAnsiTheme="minorHAnsi"/>
                </w:rPr>
                <w:delText>03210</w:delText>
              </w:r>
            </w:del>
            <w:ins w:author="Paul Shi" w:date="2022-04-13T09:24:00Z" w:id="33">
              <w:r w:rsidRPr="00C23ED2" w:rsidR="00675165">
                <w:rPr>
                  <w:rFonts w:cs="Arial" w:asciiTheme="minorHAnsi" w:hAnsiTheme="minorHAnsi"/>
                </w:rPr>
                <w:t>032</w:t>
              </w:r>
              <w:r w:rsidR="00675165">
                <w:rPr>
                  <w:rFonts w:cs="Arial" w:asciiTheme="minorHAnsi" w:hAnsiTheme="minorHAnsi"/>
                </w:rPr>
                <w:t>0</w:t>
              </w:r>
              <w:r w:rsidRPr="00C23ED2" w:rsidR="00675165">
                <w:rPr>
                  <w:rFonts w:cs="Arial" w:asciiTheme="minorHAnsi" w:hAnsiTheme="minorHAnsi"/>
                </w:rPr>
                <w:t>0</w:t>
              </w:r>
            </w:ins>
          </w:p>
        </w:tc>
      </w:tr>
      <w:tr w:rsidRPr="0011086B" w:rsidR="002F08AC" w:rsidTr="00C23ED2" w14:paraId="21EF3228" w14:textId="77777777">
        <w:trPr>
          <w:cantSplit/>
        </w:trPr>
        <w:tc>
          <w:tcPr>
            <w:tcW w:w="1440" w:type="dxa"/>
            <w:tcBorders>
              <w:top w:val="single" w:color="auto" w:sz="4" w:space="0"/>
              <w:left w:val="double" w:color="auto" w:sz="4" w:space="0"/>
              <w:bottom w:val="single" w:color="auto" w:sz="4" w:space="0"/>
              <w:right w:val="single" w:color="auto" w:sz="4" w:space="0"/>
            </w:tcBorders>
          </w:tcPr>
          <w:p w:rsidRPr="00C23ED2" w:rsidR="002F08AC" w:rsidP="00E91CB5" w:rsidRDefault="002F08AC" w14:paraId="21EF3224" w14:textId="77777777">
            <w:pPr>
              <w:pStyle w:val="TableText"/>
              <w:rPr>
                <w:rFonts w:cs="Arial" w:asciiTheme="minorHAnsi" w:hAnsiTheme="minorHAnsi"/>
              </w:rPr>
            </w:pPr>
            <w:r w:rsidRPr="00C23ED2">
              <w:rPr>
                <w:rFonts w:cs="Arial" w:asciiTheme="minorHAnsi" w:hAnsiTheme="minorHAnsi"/>
              </w:rPr>
              <w:t>05500</w:t>
            </w:r>
            <w:r w:rsidRPr="00C23ED2">
              <w:rPr>
                <w:rFonts w:cs="Arial" w:asciiTheme="minorHAnsi" w:hAnsiTheme="minorHAnsi"/>
              </w:rPr>
              <w:br/>
            </w:r>
            <w:r w:rsidRPr="00C23ED2">
              <w:rPr>
                <w:rFonts w:cs="Arial" w:asciiTheme="minorHAnsi" w:hAnsiTheme="minorHAnsi"/>
              </w:rPr>
              <w:t xml:space="preserve">Metal Fabrications (Basic) </w:t>
            </w:r>
          </w:p>
        </w:tc>
        <w:tc>
          <w:tcPr>
            <w:tcW w:w="3600" w:type="dxa"/>
            <w:tcBorders>
              <w:top w:val="single" w:color="auto" w:sz="4" w:space="0"/>
              <w:left w:val="single" w:color="auto" w:sz="4" w:space="0"/>
              <w:bottom w:val="single" w:color="auto" w:sz="4" w:space="0"/>
              <w:right w:val="single" w:color="auto" w:sz="4" w:space="0"/>
            </w:tcBorders>
          </w:tcPr>
          <w:p w:rsidRPr="00C23ED2" w:rsidR="002F08AC" w:rsidP="00E91CB5" w:rsidRDefault="002F08AC" w14:paraId="21EF3225" w14:textId="3C7CAC9E">
            <w:pPr>
              <w:pStyle w:val="TableText"/>
              <w:rPr>
                <w:rFonts w:cs="Arial" w:asciiTheme="minorHAnsi" w:hAnsiTheme="minorHAnsi"/>
              </w:rPr>
            </w:pPr>
            <w:r w:rsidRPr="00C23ED2">
              <w:rPr>
                <w:rFonts w:cs="Arial" w:asciiTheme="minorHAnsi" w:hAnsiTheme="minorHAnsi"/>
              </w:rPr>
              <w:t>CAN/CSA W59, Welded Steel Construction (Metal Arc Welding)</w:t>
            </w:r>
            <w:ins w:author="Paul Shi" w:date="2022-03-22T21:42:00Z" w:id="34">
              <w:r w:rsidR="00EC5AA6">
                <w:rPr>
                  <w:rFonts w:cs="Arial" w:asciiTheme="minorHAnsi" w:hAnsiTheme="minorHAnsi"/>
                </w:rPr>
                <w:t xml:space="preserve"> </w:t>
              </w:r>
            </w:ins>
            <w:r w:rsidRPr="00C23ED2">
              <w:rPr>
                <w:rFonts w:cs="Arial" w:asciiTheme="minorHAnsi" w:hAnsiTheme="minorHAnsi"/>
              </w:rPr>
              <w:t>or CAN/CSA W59.2, Welded Aluminum Construction</w:t>
            </w:r>
          </w:p>
        </w:tc>
        <w:tc>
          <w:tcPr>
            <w:tcW w:w="1530" w:type="dxa"/>
            <w:tcBorders>
              <w:top w:val="single" w:color="auto" w:sz="4" w:space="0"/>
              <w:left w:val="single" w:color="auto" w:sz="4" w:space="0"/>
              <w:bottom w:val="single" w:color="auto" w:sz="4" w:space="0"/>
              <w:right w:val="single" w:color="auto" w:sz="4" w:space="0"/>
            </w:tcBorders>
          </w:tcPr>
          <w:p w:rsidRPr="00C23ED2" w:rsidR="002F08AC" w:rsidP="00E91CB5" w:rsidRDefault="002F08AC" w14:paraId="21EF3226" w14:textId="77777777">
            <w:pPr>
              <w:pStyle w:val="TableText"/>
              <w:jc w:val="center"/>
              <w:rPr>
                <w:rFonts w:cs="Arial" w:asciiTheme="minorHAnsi" w:hAnsiTheme="minorHAnsi"/>
              </w:rPr>
            </w:pPr>
            <w:r w:rsidRPr="00C23ED2">
              <w:rPr>
                <w:rFonts w:cs="Arial" w:asciiTheme="minorHAnsi" w:hAnsiTheme="minorHAnsi"/>
              </w:rPr>
              <w:t>Yes</w:t>
            </w:r>
          </w:p>
        </w:tc>
        <w:tc>
          <w:tcPr>
            <w:tcW w:w="2610" w:type="dxa"/>
            <w:tcBorders>
              <w:top w:val="single" w:color="auto" w:sz="4" w:space="0"/>
              <w:left w:val="single" w:color="auto" w:sz="4" w:space="0"/>
              <w:bottom w:val="single" w:color="auto" w:sz="4" w:space="0"/>
              <w:right w:val="double" w:color="auto" w:sz="4" w:space="0"/>
            </w:tcBorders>
          </w:tcPr>
          <w:p w:rsidRPr="00C23ED2" w:rsidR="002F08AC" w:rsidP="00E91CB5" w:rsidRDefault="002F08AC" w14:paraId="21EF3227" w14:textId="77777777">
            <w:pPr>
              <w:pStyle w:val="TableText"/>
              <w:rPr>
                <w:rFonts w:cs="Arial" w:asciiTheme="minorHAnsi" w:hAnsiTheme="minorHAnsi"/>
              </w:rPr>
            </w:pPr>
            <w:r w:rsidRPr="00C23ED2">
              <w:rPr>
                <w:rFonts w:cs="Arial" w:asciiTheme="minorHAnsi" w:hAnsiTheme="minorHAnsi"/>
              </w:rPr>
              <w:t>100% VT; see Section 05500</w:t>
            </w:r>
          </w:p>
        </w:tc>
      </w:tr>
      <w:tr w:rsidRPr="0011086B" w:rsidR="002F08AC" w:rsidTr="00C23ED2" w14:paraId="21EF322D" w14:textId="77777777">
        <w:trPr>
          <w:cantSplit/>
        </w:trPr>
        <w:tc>
          <w:tcPr>
            <w:tcW w:w="1440" w:type="dxa"/>
            <w:tcBorders>
              <w:top w:val="single" w:color="auto" w:sz="4" w:space="0"/>
              <w:left w:val="double" w:color="auto" w:sz="4" w:space="0"/>
              <w:bottom w:val="double" w:color="auto" w:sz="4" w:space="0"/>
              <w:right w:val="single" w:color="auto" w:sz="4" w:space="0"/>
            </w:tcBorders>
          </w:tcPr>
          <w:p w:rsidRPr="00C23ED2" w:rsidR="002F08AC" w:rsidP="00E91CB5" w:rsidRDefault="002F08AC" w14:paraId="21EF3229" w14:textId="77777777">
            <w:pPr>
              <w:pStyle w:val="TableText"/>
              <w:rPr>
                <w:rFonts w:cs="Arial" w:asciiTheme="minorHAnsi" w:hAnsiTheme="minorHAnsi"/>
              </w:rPr>
            </w:pPr>
            <w:r w:rsidRPr="00C23ED2">
              <w:rPr>
                <w:rFonts w:cs="Arial" w:asciiTheme="minorHAnsi" w:hAnsiTheme="minorHAnsi"/>
              </w:rPr>
              <w:t>05510</w:t>
            </w:r>
            <w:r w:rsidRPr="00C23ED2">
              <w:rPr>
                <w:rFonts w:cs="Arial" w:asciiTheme="minorHAnsi" w:hAnsiTheme="minorHAnsi"/>
              </w:rPr>
              <w:br/>
            </w:r>
            <w:r w:rsidRPr="00C23ED2">
              <w:rPr>
                <w:rFonts w:cs="Arial" w:asciiTheme="minorHAnsi" w:hAnsiTheme="minorHAnsi"/>
              </w:rPr>
              <w:t>Aluminum Guards and Handrails</w:t>
            </w:r>
          </w:p>
        </w:tc>
        <w:tc>
          <w:tcPr>
            <w:tcW w:w="3600" w:type="dxa"/>
            <w:tcBorders>
              <w:top w:val="single" w:color="auto" w:sz="4" w:space="0"/>
              <w:left w:val="single" w:color="auto" w:sz="4" w:space="0"/>
              <w:bottom w:val="double" w:color="auto" w:sz="4" w:space="0"/>
              <w:right w:val="single" w:color="auto" w:sz="4" w:space="0"/>
            </w:tcBorders>
          </w:tcPr>
          <w:p w:rsidRPr="00C23ED2" w:rsidR="002F08AC" w:rsidP="00E91CB5" w:rsidRDefault="002F08AC" w14:paraId="21EF322A" w14:textId="77777777">
            <w:pPr>
              <w:pStyle w:val="TableText"/>
              <w:rPr>
                <w:rFonts w:cs="Arial" w:asciiTheme="minorHAnsi" w:hAnsiTheme="minorHAnsi"/>
              </w:rPr>
            </w:pPr>
            <w:r w:rsidRPr="00C23ED2">
              <w:rPr>
                <w:rFonts w:cs="Arial" w:asciiTheme="minorHAnsi" w:hAnsiTheme="minorHAnsi"/>
              </w:rPr>
              <w:t>CAN/CSA W59.2, Welded Aluminum Construction</w:t>
            </w:r>
          </w:p>
        </w:tc>
        <w:tc>
          <w:tcPr>
            <w:tcW w:w="1530" w:type="dxa"/>
            <w:tcBorders>
              <w:top w:val="single" w:color="auto" w:sz="4" w:space="0"/>
              <w:left w:val="single" w:color="auto" w:sz="4" w:space="0"/>
              <w:bottom w:val="double" w:color="auto" w:sz="4" w:space="0"/>
              <w:right w:val="single" w:color="auto" w:sz="4" w:space="0"/>
            </w:tcBorders>
          </w:tcPr>
          <w:p w:rsidRPr="00C23ED2" w:rsidR="002F08AC" w:rsidP="00E91CB5" w:rsidRDefault="002F08AC" w14:paraId="21EF322B" w14:textId="77777777">
            <w:pPr>
              <w:pStyle w:val="TableText"/>
              <w:jc w:val="center"/>
              <w:rPr>
                <w:rFonts w:cs="Arial" w:asciiTheme="minorHAnsi" w:hAnsiTheme="minorHAnsi"/>
              </w:rPr>
            </w:pPr>
            <w:r w:rsidRPr="00C23ED2">
              <w:rPr>
                <w:rFonts w:cs="Arial" w:asciiTheme="minorHAnsi" w:hAnsiTheme="minorHAnsi"/>
              </w:rPr>
              <w:t>No</w:t>
            </w:r>
          </w:p>
        </w:tc>
        <w:tc>
          <w:tcPr>
            <w:tcW w:w="2610" w:type="dxa"/>
            <w:tcBorders>
              <w:top w:val="single" w:color="auto" w:sz="4" w:space="0"/>
              <w:left w:val="single" w:color="auto" w:sz="4" w:space="0"/>
              <w:bottom w:val="double" w:color="auto" w:sz="4" w:space="0"/>
              <w:right w:val="double" w:color="auto" w:sz="4" w:space="0"/>
            </w:tcBorders>
          </w:tcPr>
          <w:p w:rsidRPr="00C23ED2" w:rsidR="002F08AC" w:rsidP="00E91CB5" w:rsidRDefault="002F08AC" w14:paraId="21EF322C" w14:textId="35A0267A">
            <w:pPr>
              <w:pStyle w:val="TableText"/>
              <w:rPr>
                <w:rFonts w:cs="Arial" w:asciiTheme="minorHAnsi" w:hAnsiTheme="minorHAnsi"/>
              </w:rPr>
            </w:pPr>
            <w:r w:rsidRPr="00C23ED2">
              <w:rPr>
                <w:rFonts w:cs="Arial" w:asciiTheme="minorHAnsi" w:hAnsiTheme="minorHAnsi"/>
              </w:rPr>
              <w:t>100% VT; see Section </w:t>
            </w:r>
            <w:del w:author="Paul Shi" w:date="2022-04-13T09:26:00Z" w:id="35">
              <w:r w:rsidRPr="00C23ED2" w:rsidDel="00265790">
                <w:rPr>
                  <w:rFonts w:cs="Arial" w:asciiTheme="minorHAnsi" w:hAnsiTheme="minorHAnsi"/>
                </w:rPr>
                <w:delText>05512</w:delText>
              </w:r>
            </w:del>
            <w:ins w:author="Paul Shi" w:date="2022-04-13T09:26:00Z" w:id="36">
              <w:r w:rsidRPr="00C23ED2" w:rsidR="00265790">
                <w:rPr>
                  <w:rFonts w:cs="Arial" w:asciiTheme="minorHAnsi" w:hAnsiTheme="minorHAnsi"/>
                </w:rPr>
                <w:t>0551</w:t>
              </w:r>
              <w:r w:rsidR="00265790">
                <w:rPr>
                  <w:rFonts w:cs="Arial" w:asciiTheme="minorHAnsi" w:hAnsiTheme="minorHAnsi"/>
                </w:rPr>
                <w:t>0</w:t>
              </w:r>
            </w:ins>
          </w:p>
        </w:tc>
      </w:tr>
    </w:tbl>
    <w:p w:rsidRPr="00C23ED2" w:rsidR="002F08AC" w:rsidP="00C23ED2" w:rsidRDefault="002F08AC" w14:paraId="21EF322E" w14:textId="77777777">
      <w:pPr>
        <w:pStyle w:val="Heading2"/>
      </w:pPr>
      <w:r w:rsidRPr="00C23ED2">
        <w:t>Weld Defect Repair</w:t>
      </w:r>
    </w:p>
    <w:p w:rsidRPr="00C23ED2" w:rsidR="002F08AC" w:rsidP="00C23ED2" w:rsidRDefault="002F08AC" w14:paraId="21EF322F" w14:textId="77777777">
      <w:pPr>
        <w:pStyle w:val="Heading3"/>
      </w:pPr>
      <w:r w:rsidRPr="00C23ED2">
        <w:t>Repair and retest rejectable weld defects until sound weld metal has been deposited in accordance with the appropriate welding codes referred to above.</w:t>
      </w:r>
    </w:p>
    <w:p w:rsidRPr="00C23ED2" w:rsidR="002F08AC" w:rsidP="00C23ED2" w:rsidRDefault="002F08AC" w14:paraId="21EF3230" w14:textId="77777777">
      <w:pPr>
        <w:pStyle w:val="Heading3"/>
      </w:pPr>
      <w:r w:rsidRPr="00C23ED2">
        <w:t>Repair and retest rejectable weld defects to meet the design and/or the Contract Drawings and Specifications. Retesting shall be performed with the same NDT method used for the initial tests and to the same frequency of testing.</w:t>
      </w:r>
    </w:p>
    <w:p w:rsidR="00EC1050" w:rsidP="00883492" w:rsidRDefault="00EC1050" w14:paraId="21EF3231" w14:textId="77777777">
      <w:pPr>
        <w:pStyle w:val="Heading3"/>
        <w:numPr>
          <w:ilvl w:val="0"/>
          <w:numId w:val="0"/>
        </w:numPr>
        <w:ind w:left="2160"/>
      </w:pPr>
    </w:p>
    <w:p w:rsidR="00D65417" w:rsidP="00962566" w:rsidRDefault="008C5F63" w14:paraId="21EF3232" w14:textId="77777777">
      <w:pPr>
        <w:jc w:val="center"/>
        <w:rPr>
          <w:b/>
        </w:rPr>
      </w:pPr>
      <w:r>
        <w:rPr>
          <w:b/>
        </w:rPr>
        <w:t xml:space="preserve">END OF </w:t>
      </w:r>
      <w:r w:rsidR="00B258C0">
        <w:rPr>
          <w:b/>
        </w:rPr>
        <w:t>SECTION</w:t>
      </w:r>
    </w:p>
    <w:p w:rsidR="00027809" w:rsidP="003F2A15" w:rsidRDefault="00027809" w14:paraId="21EF3233" w14:textId="77777777">
      <w:pPr>
        <w:rPr>
          <w:b/>
        </w:rPr>
      </w:pPr>
    </w:p>
    <w:sectPr w:rsidR="00027809" w:rsidSect="00AC271E">
      <w:headerReference w:type="even" r:id="rId11"/>
      <w:headerReference w:type="default" r:id="rId12"/>
      <w:footerReference w:type="default" r:id="rId13"/>
      <w:pgSz w:w="12240" w:h="15840" w:orient="portrait" w:code="1"/>
      <w:pgMar w:top="1440" w:right="1440" w:bottom="1296" w:left="180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0222E" w:rsidRDefault="0030222E" w14:paraId="2AA3D36B" w14:textId="77777777">
      <w:r>
        <w:separator/>
      </w:r>
    </w:p>
  </w:endnote>
  <w:endnote w:type="continuationSeparator" w:id="0">
    <w:p w:rsidR="0030222E" w:rsidRDefault="0030222E" w14:paraId="137DF7A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Univers (W1)">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832592" w:rsidR="00814CF5" w:rsidP="00977EE6" w:rsidRDefault="00814CF5" w14:paraId="21EF3243" w14:textId="77777777">
    <w:pPr>
      <w:pStyle w:val="Footer"/>
      <w:tabs>
        <w:tab w:val="clear" w:pos="8640"/>
      </w:tabs>
      <w:rPr>
        <w:b/>
        <w:szCs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0222E" w:rsidRDefault="0030222E" w14:paraId="78D5DF66" w14:textId="77777777">
      <w:r>
        <w:separator/>
      </w:r>
    </w:p>
  </w:footnote>
  <w:footnote w:type="continuationSeparator" w:id="0">
    <w:p w:rsidR="0030222E" w:rsidRDefault="0030222E" w14:paraId="4D74B52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C271E" w:rsidP="00AC271E" w:rsidRDefault="0030222E" w14:paraId="21EF3238" w14:textId="77777777">
    <w:pPr>
      <w:pStyle w:val="Header"/>
    </w:pPr>
    <w:r>
      <w:rPr>
        <w:b/>
        <w:sz w:val="16"/>
        <w:szCs w:val="16"/>
      </w:rPr>
      <w:pict w14:anchorId="21EF3244">
        <v:rect id="_x0000_i1025" style="width:0;height:1.5pt" o:hr="t" o:hrstd="t" o:hralign="center" fillcolor="#a0a0a0" stroked="f"/>
      </w:pict>
    </w:r>
  </w:p>
  <w:p w:rsidRPr="00AC271E" w:rsidR="00AC271E" w:rsidP="00AC271E" w:rsidRDefault="00AC271E" w14:paraId="21EF3239" w14:textId="77777777">
    <w:pPr>
      <w:pStyle w:val="Header"/>
      <w:rPr>
        <w:sz w:val="22"/>
      </w:rPr>
    </w:pPr>
    <w:r w:rsidRPr="00AC271E">
      <w:rPr>
        <w:sz w:val="22"/>
      </w:rPr>
      <w:t>Section 05</w:t>
    </w:r>
    <w:r w:rsidR="00D67BDF">
      <w:rPr>
        <w:sz w:val="22"/>
      </w:rPr>
      <w:t>050</w:t>
    </w:r>
    <w:r>
      <w:rPr>
        <w:sz w:val="22"/>
      </w:rPr>
      <w:tab/>
    </w:r>
    <w:r>
      <w:rPr>
        <w:sz w:val="22"/>
      </w:rPr>
      <w:tab/>
    </w:r>
    <w:r w:rsidRPr="00AC271E">
      <w:rPr>
        <w:sz w:val="22"/>
      </w:rPr>
      <w:t>CONT</w:t>
    </w:r>
    <w:r>
      <w:rPr>
        <w:sz w:val="22"/>
      </w:rPr>
      <w:t xml:space="preserve">RACT NO. </w:t>
    </w:r>
    <w:r w:rsidRPr="00AC271E">
      <w:rPr>
        <w:sz w:val="22"/>
        <w:highlight w:val="yellow"/>
      </w:rPr>
      <w:t>[Insert Region Number]</w:t>
    </w:r>
  </w:p>
  <w:p w:rsidRPr="00AC271E" w:rsidR="00AC271E" w:rsidP="00AC271E" w:rsidRDefault="00AC271E" w14:paraId="21EF323A" w14:textId="77777777">
    <w:pPr>
      <w:pStyle w:val="Header"/>
      <w:rPr>
        <w:b/>
        <w:sz w:val="22"/>
      </w:rPr>
    </w:pPr>
    <w:r w:rsidRPr="00AC271E">
      <w:rPr>
        <w:sz w:val="22"/>
      </w:rPr>
      <w:t>2016-</w:t>
    </w:r>
    <w:r w:rsidR="00D67BDF">
      <w:rPr>
        <w:sz w:val="22"/>
      </w:rPr>
      <w:t>04-12</w:t>
    </w:r>
    <w:r w:rsidRPr="00AC271E">
      <w:rPr>
        <w:sz w:val="22"/>
      </w:rPr>
      <w:tab/>
    </w:r>
    <w:r w:rsidR="00D67BDF">
      <w:rPr>
        <w:b/>
        <w:sz w:val="22"/>
      </w:rPr>
      <w:t>WELDING</w:t>
    </w:r>
  </w:p>
  <w:p w:rsidRPr="00AC271E" w:rsidR="00AC271E" w:rsidP="00AC271E" w:rsidRDefault="00AC271E" w14:paraId="21EF323B" w14:textId="77777777">
    <w:pPr>
      <w:pStyle w:val="Header"/>
      <w:rPr>
        <w:sz w:val="22"/>
      </w:rPr>
    </w:pPr>
    <w:r w:rsidRPr="00AC271E">
      <w:rPr>
        <w:sz w:val="22"/>
      </w:rPr>
      <w:t xml:space="preserve">Page </w:t>
    </w:r>
    <w:r w:rsidRPr="006A519C" w:rsidR="006D52E0">
      <w:rPr>
        <w:rFonts w:cs="Arial"/>
        <w:sz w:val="22"/>
        <w:szCs w:val="20"/>
        <w:lang w:val="en-US" w:eastAsia="en-US"/>
      </w:rPr>
      <w:fldChar w:fldCharType="begin"/>
    </w:r>
    <w:r w:rsidRPr="006A519C" w:rsidR="006D52E0">
      <w:rPr>
        <w:rFonts w:cs="Arial"/>
        <w:sz w:val="22"/>
        <w:szCs w:val="20"/>
        <w:lang w:val="en-US" w:eastAsia="en-US"/>
      </w:rPr>
      <w:instrText xml:space="preserve">PAGE </w:instrText>
    </w:r>
    <w:r w:rsidRPr="006A519C" w:rsidR="006D52E0">
      <w:rPr>
        <w:rFonts w:cs="Arial"/>
        <w:sz w:val="22"/>
        <w:szCs w:val="20"/>
        <w:lang w:val="en-US" w:eastAsia="en-US"/>
      </w:rPr>
      <w:fldChar w:fldCharType="separate"/>
    </w:r>
    <w:r w:rsidR="00227B78">
      <w:rPr>
        <w:rFonts w:cs="Arial"/>
        <w:noProof/>
        <w:sz w:val="22"/>
        <w:szCs w:val="20"/>
        <w:lang w:val="en-US" w:eastAsia="en-US"/>
      </w:rPr>
      <w:t>6</w:t>
    </w:r>
    <w:r w:rsidRPr="006A519C" w:rsidR="006D52E0">
      <w:rPr>
        <w:rFonts w:cs="Arial"/>
        <w:sz w:val="22"/>
        <w:szCs w:val="20"/>
        <w:lang w:val="en-US" w:eastAsia="en-US"/>
      </w:rPr>
      <w:fldChar w:fldCharType="end"/>
    </w:r>
    <w:r>
      <w:rPr>
        <w:sz w:val="22"/>
      </w:rPr>
      <w:tab/>
    </w:r>
    <w:r>
      <w:rPr>
        <w:sz w:val="22"/>
      </w:rPr>
      <w:tab/>
    </w:r>
    <w:r w:rsidRPr="00AC271E">
      <w:rPr>
        <w:sz w:val="22"/>
      </w:rPr>
      <w:t xml:space="preserve">DATE:  </w:t>
    </w:r>
    <w:r w:rsidRPr="00AC271E">
      <w:rPr>
        <w:sz w:val="22"/>
        <w:highlight w:val="yellow"/>
      </w:rPr>
      <w:t>[Insert Date, (e.g. Jan., 2000)]</w:t>
    </w:r>
    <w:r w:rsidRPr="00AC271E">
      <w:rPr>
        <w:sz w:val="22"/>
      </w:rPr>
      <w:t xml:space="preserve"> </w:t>
    </w:r>
  </w:p>
  <w:p w:rsidR="00AC271E" w:rsidP="00AC271E" w:rsidRDefault="0030222E" w14:paraId="21EF323C" w14:textId="77777777">
    <w:pPr>
      <w:pStyle w:val="Header"/>
    </w:pPr>
    <w:r>
      <w:rPr>
        <w:b/>
        <w:sz w:val="16"/>
        <w:szCs w:val="16"/>
      </w:rPr>
      <w:pict w14:anchorId="21EF3245">
        <v:rect id="_x0000_i1026" style="width:0;height:1.5pt" o:hr="t" o:hrstd="t" o:hralign="center" fillcolor="#a0a0a0"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6076F" w:rsidP="0006076F" w:rsidRDefault="0030222E" w14:paraId="21EF323D" w14:textId="77777777">
    <w:pPr>
      <w:pStyle w:val="Header"/>
      <w:rPr>
        <w:b/>
        <w:sz w:val="16"/>
        <w:szCs w:val="16"/>
      </w:rPr>
    </w:pPr>
    <w:r>
      <w:rPr>
        <w:b/>
        <w:sz w:val="16"/>
        <w:szCs w:val="16"/>
      </w:rPr>
      <w:pict w14:anchorId="21EF3246">
        <v:rect id="_x0000_i1027" style="width:0;height:1.5pt" o:hr="t" o:hrstd="t" o:hralign="center" fillcolor="#a0a0a0" stroked="f"/>
      </w:pict>
    </w:r>
  </w:p>
  <w:p w:rsidRPr="00977EE6" w:rsidR="0006076F" w:rsidP="00977EE6" w:rsidRDefault="0006076F" w14:paraId="21EF323E" w14:textId="77777777">
    <w:pPr>
      <w:pStyle w:val="Header"/>
      <w:tabs>
        <w:tab w:val="clear" w:pos="8640"/>
        <w:tab w:val="right" w:pos="9000"/>
      </w:tabs>
      <w:rPr>
        <w:rFonts w:asciiTheme="minorHAnsi" w:hAnsiTheme="minorHAnsi"/>
        <w:sz w:val="22"/>
      </w:rPr>
    </w:pPr>
    <w:r w:rsidRPr="00977EE6">
      <w:rPr>
        <w:rFonts w:asciiTheme="minorHAnsi" w:hAnsiTheme="minorHAnsi"/>
        <w:sz w:val="22"/>
      </w:rPr>
      <w:t xml:space="preserve">CONTRACT NO. </w:t>
    </w:r>
    <w:r w:rsidRPr="00AC271E">
      <w:rPr>
        <w:rFonts w:asciiTheme="minorHAnsi" w:hAnsiTheme="minorHAnsi"/>
        <w:sz w:val="22"/>
        <w:highlight w:val="yellow"/>
      </w:rPr>
      <w:t>[Insert Region Number]</w:t>
    </w:r>
    <w:r w:rsidRPr="00977EE6">
      <w:rPr>
        <w:rFonts w:asciiTheme="minorHAnsi" w:hAnsiTheme="minorHAnsi"/>
        <w:b/>
        <w:sz w:val="22"/>
      </w:rPr>
      <w:tab/>
    </w:r>
    <w:r w:rsidRPr="00977EE6">
      <w:rPr>
        <w:rFonts w:asciiTheme="minorHAnsi" w:hAnsiTheme="minorHAnsi"/>
        <w:b/>
        <w:sz w:val="22"/>
      </w:rPr>
      <w:tab/>
    </w:r>
    <w:r w:rsidRPr="00977EE6">
      <w:rPr>
        <w:rFonts w:asciiTheme="minorHAnsi" w:hAnsiTheme="minorHAnsi"/>
        <w:sz w:val="22"/>
      </w:rPr>
      <w:t>Section 05</w:t>
    </w:r>
    <w:r w:rsidR="00D67BDF">
      <w:rPr>
        <w:rFonts w:asciiTheme="minorHAnsi" w:hAnsiTheme="minorHAnsi"/>
        <w:sz w:val="22"/>
      </w:rPr>
      <w:t>050</w:t>
    </w:r>
  </w:p>
  <w:p w:rsidRPr="00977EE6" w:rsidR="0006076F" w:rsidP="00AC271E" w:rsidRDefault="0006076F" w14:paraId="21EF323F" w14:textId="77777777">
    <w:pPr>
      <w:pStyle w:val="Header"/>
      <w:tabs>
        <w:tab w:val="clear" w:pos="8640"/>
        <w:tab w:val="right" w:pos="9000"/>
      </w:tabs>
      <w:rPr>
        <w:rFonts w:asciiTheme="minorHAnsi" w:hAnsiTheme="minorHAnsi"/>
        <w:b/>
        <w:sz w:val="22"/>
      </w:rPr>
    </w:pPr>
    <w:r w:rsidRPr="00977EE6">
      <w:rPr>
        <w:rFonts w:asciiTheme="minorHAnsi" w:hAnsiTheme="minorHAnsi"/>
        <w:b/>
        <w:sz w:val="22"/>
      </w:rPr>
      <w:tab/>
    </w:r>
    <w:r w:rsidR="00D67BDF">
      <w:rPr>
        <w:rFonts w:asciiTheme="minorHAnsi" w:hAnsiTheme="minorHAnsi"/>
        <w:b/>
        <w:sz w:val="22"/>
      </w:rPr>
      <w:t>WELDING</w:t>
    </w:r>
    <w:r w:rsidR="00AC271E">
      <w:rPr>
        <w:rFonts w:asciiTheme="minorHAnsi" w:hAnsiTheme="minorHAnsi"/>
        <w:b/>
        <w:sz w:val="22"/>
      </w:rPr>
      <w:tab/>
    </w:r>
    <w:r w:rsidRPr="00AC271E" w:rsidR="00AC271E">
      <w:rPr>
        <w:rFonts w:asciiTheme="minorHAnsi" w:hAnsiTheme="minorHAnsi"/>
        <w:sz w:val="22"/>
      </w:rPr>
      <w:t>2016-</w:t>
    </w:r>
    <w:r w:rsidR="00D67BDF">
      <w:rPr>
        <w:rFonts w:asciiTheme="minorHAnsi" w:hAnsiTheme="minorHAnsi"/>
        <w:sz w:val="22"/>
      </w:rPr>
      <w:t>04-12</w:t>
    </w:r>
  </w:p>
  <w:p w:rsidR="0006076F" w:rsidP="0006076F" w:rsidRDefault="0006076F" w14:paraId="21EF3240" w14:textId="77777777">
    <w:pPr>
      <w:pStyle w:val="Header"/>
      <w:tabs>
        <w:tab w:val="clear" w:pos="8640"/>
        <w:tab w:val="right" w:pos="9000"/>
      </w:tabs>
      <w:rPr>
        <w:rFonts w:asciiTheme="minorHAnsi" w:hAnsiTheme="minorHAnsi"/>
        <w:b/>
        <w:sz w:val="22"/>
      </w:rPr>
    </w:pPr>
    <w:r w:rsidRPr="00977EE6">
      <w:rPr>
        <w:rFonts w:asciiTheme="minorHAnsi" w:hAnsiTheme="minorHAnsi"/>
        <w:sz w:val="22"/>
      </w:rPr>
      <w:t xml:space="preserve">DATE:  </w:t>
    </w:r>
    <w:r w:rsidRPr="00AC271E">
      <w:rPr>
        <w:rFonts w:asciiTheme="minorHAnsi" w:hAnsiTheme="minorHAnsi"/>
        <w:sz w:val="22"/>
        <w:highlight w:val="yellow"/>
      </w:rPr>
      <w:t>[Insert Date, (e.g. Jan., 2000)]</w:t>
    </w:r>
    <w:r w:rsidRPr="00977EE6">
      <w:rPr>
        <w:rFonts w:asciiTheme="minorHAnsi" w:hAnsiTheme="minorHAnsi"/>
        <w:b/>
        <w:sz w:val="22"/>
      </w:rPr>
      <w:tab/>
    </w:r>
    <w:r w:rsidRPr="00977EE6">
      <w:rPr>
        <w:rFonts w:asciiTheme="minorHAnsi" w:hAnsiTheme="minorHAnsi"/>
        <w:b/>
        <w:sz w:val="22"/>
      </w:rPr>
      <w:tab/>
    </w:r>
    <w:r w:rsidRPr="006A519C" w:rsidR="006A519C">
      <w:rPr>
        <w:rFonts w:cs="Arial"/>
        <w:sz w:val="22"/>
        <w:szCs w:val="20"/>
        <w:lang w:val="en-US" w:eastAsia="en-US"/>
      </w:rPr>
      <w:t xml:space="preserve">Page </w:t>
    </w:r>
    <w:r w:rsidRPr="006A519C" w:rsidR="006A519C">
      <w:rPr>
        <w:rFonts w:cs="Arial"/>
        <w:sz w:val="22"/>
        <w:szCs w:val="20"/>
        <w:lang w:val="en-US" w:eastAsia="en-US"/>
      </w:rPr>
      <w:fldChar w:fldCharType="begin"/>
    </w:r>
    <w:r w:rsidRPr="006A519C" w:rsidR="006A519C">
      <w:rPr>
        <w:rFonts w:cs="Arial"/>
        <w:sz w:val="22"/>
        <w:szCs w:val="20"/>
        <w:lang w:val="en-US" w:eastAsia="en-US"/>
      </w:rPr>
      <w:instrText xml:space="preserve">PAGE </w:instrText>
    </w:r>
    <w:r w:rsidRPr="006A519C" w:rsidR="006A519C">
      <w:rPr>
        <w:rFonts w:cs="Arial"/>
        <w:sz w:val="22"/>
        <w:szCs w:val="20"/>
        <w:lang w:val="en-US" w:eastAsia="en-US"/>
      </w:rPr>
      <w:fldChar w:fldCharType="separate"/>
    </w:r>
    <w:r w:rsidR="00227B78">
      <w:rPr>
        <w:rFonts w:cs="Arial"/>
        <w:noProof/>
        <w:sz w:val="22"/>
        <w:szCs w:val="20"/>
        <w:lang w:val="en-US" w:eastAsia="en-US"/>
      </w:rPr>
      <w:t>5</w:t>
    </w:r>
    <w:r w:rsidRPr="006A519C" w:rsidR="006A519C">
      <w:rPr>
        <w:rFonts w:cs="Arial"/>
        <w:sz w:val="22"/>
        <w:szCs w:val="20"/>
        <w:lang w:val="en-US" w:eastAsia="en-US"/>
      </w:rPr>
      <w:fldChar w:fldCharType="end"/>
    </w:r>
    <w:r w:rsidRPr="006A519C" w:rsidR="006A519C">
      <w:rPr>
        <w:rFonts w:cs="Arial"/>
        <w:sz w:val="22"/>
        <w:szCs w:val="20"/>
        <w:lang w:val="en-US" w:eastAsia="en-US"/>
      </w:rPr>
      <w:t xml:space="preserve"> </w:t>
    </w:r>
    <w:r w:rsidRPr="00977EE6">
      <w:rPr>
        <w:rFonts w:asciiTheme="minorHAnsi" w:hAnsiTheme="minorHAnsi"/>
        <w:b/>
        <w:sz w:val="22"/>
      </w:rPr>
      <w:t xml:space="preserve">  </w:t>
    </w:r>
  </w:p>
  <w:p w:rsidRPr="00977EE6" w:rsidR="0006076F" w:rsidP="00977EE6" w:rsidRDefault="0030222E" w14:paraId="21EF3241" w14:textId="77777777">
    <w:pPr>
      <w:pStyle w:val="Header"/>
      <w:tabs>
        <w:tab w:val="clear" w:pos="8640"/>
        <w:tab w:val="right" w:pos="9000"/>
      </w:tabs>
      <w:rPr>
        <w:rFonts w:asciiTheme="minorHAnsi" w:hAnsiTheme="minorHAnsi"/>
        <w:b/>
        <w:sz w:val="22"/>
      </w:rPr>
    </w:pPr>
    <w:r>
      <w:rPr>
        <w:b/>
        <w:sz w:val="16"/>
        <w:szCs w:val="16"/>
      </w:rPr>
      <w:pict w14:anchorId="21EF3247">
        <v:rect id="_x0000_i1028" style="width:0;height:1.5pt" o:hr="t" o:hrstd="t" o:hralign="center" fillcolor="#a0a0a0" stroked="f"/>
      </w:pict>
    </w:r>
  </w:p>
  <w:p w:rsidRPr="00977EE6" w:rsidR="00814CF5" w:rsidP="00977EE6" w:rsidRDefault="00814CF5" w14:paraId="21EF3242" w14:textId="77777777">
    <w:pPr>
      <w:pStyle w:val="Header"/>
      <w:rPr>
        <w:rFonts w:asciiTheme="minorHAnsi" w:hAnsiTheme="minorHAnsi"/>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B33C7"/>
    <w:multiLevelType w:val="multilevel"/>
    <w:tmpl w:val="21122460"/>
    <w:lvl w:ilvl="0">
      <w:start w:val="1"/>
      <w:numFmt w:val="decimal"/>
      <w:lvlText w:val="%1."/>
      <w:lvlJc w:val="left"/>
      <w:pPr>
        <w:tabs>
          <w:tab w:val="num" w:pos="0"/>
        </w:tabs>
        <w:ind w:left="720" w:hanging="720"/>
      </w:pPr>
      <w:rPr>
        <w:rFonts w:hint="default" w:ascii="Times New Roman" w:hAnsi="Times New Roman"/>
        <w:u w:val="none"/>
      </w:rPr>
    </w:lvl>
    <w:lvl w:ilvl="1">
      <w:start w:val="1"/>
      <w:numFmt w:val="decimal"/>
      <w:lvlText w:val="%1.%2"/>
      <w:lvlJc w:val="left"/>
      <w:pPr>
        <w:tabs>
          <w:tab w:val="num" w:pos="0"/>
        </w:tabs>
        <w:ind w:left="1440" w:hanging="720"/>
      </w:pPr>
      <w:rPr>
        <w:rFonts w:hint="default" w:ascii="Times New Roman" w:hAnsi="Times New Roman"/>
        <w:sz w:val="20"/>
        <w:szCs w:val="20"/>
        <w:u w:val="none"/>
      </w:rPr>
    </w:lvl>
    <w:lvl w:ilvl="2">
      <w:start w:val="1"/>
      <w:numFmt w:val="decimal"/>
      <w:lvlText w:val="%1.%2.%3"/>
      <w:lvlJc w:val="left"/>
      <w:pPr>
        <w:tabs>
          <w:tab w:val="num" w:pos="720"/>
        </w:tabs>
        <w:ind w:left="2160" w:hanging="720"/>
      </w:pPr>
      <w:rPr>
        <w:rFonts w:hint="default" w:ascii="Times New Roman" w:hAnsi="Times New Roman"/>
      </w:rPr>
    </w:lvl>
    <w:lvl w:ilvl="3">
      <w:start w:val="1"/>
      <w:numFmt w:val="decimal"/>
      <w:lvlText w:val=".%4"/>
      <w:lvlJc w:val="left"/>
      <w:pPr>
        <w:tabs>
          <w:tab w:val="num" w:pos="2880"/>
        </w:tabs>
        <w:ind w:left="2880" w:hanging="720"/>
      </w:pPr>
      <w:rPr>
        <w:rFonts w:hint="default" w:ascii="Times New Roman" w:hAnsi="Times New Roman"/>
        <w:b w:val="0"/>
        <w:i w:val="0"/>
        <w:sz w:val="20"/>
        <w:szCs w:val="20"/>
      </w:rPr>
    </w:lvl>
    <w:lvl w:ilvl="4">
      <w:start w:val="1"/>
      <w:numFmt w:val="decimal"/>
      <w:lvlText w:val=".%5"/>
      <w:lvlJc w:val="left"/>
      <w:pPr>
        <w:tabs>
          <w:tab w:val="num" w:pos="1008"/>
        </w:tabs>
        <w:ind w:left="1008" w:hanging="1008"/>
      </w:pPr>
      <w:rPr>
        <w:rFonts w:hint="default" w:ascii="Times New Roman" w:hAnsi="Times New Roman"/>
      </w:rPr>
    </w:lvl>
    <w:lvl w:ilvl="5">
      <w:start w:val="1"/>
      <w:numFmt w:val="decimal"/>
      <w:lvlText w:val=".%6"/>
      <w:lvlJc w:val="left"/>
      <w:pPr>
        <w:tabs>
          <w:tab w:val="num" w:pos="1152"/>
        </w:tabs>
        <w:ind w:left="1152" w:hanging="1152"/>
      </w:pPr>
      <w:rPr>
        <w:rFonts w:hint="default" w:ascii="Times New Roman" w:hAnsi="Times New Roman"/>
        <w:sz w:val="20"/>
        <w:szCs w:val="20"/>
      </w:rPr>
    </w:lvl>
    <w:lvl w:ilvl="6">
      <w:start w:val="1"/>
      <w:numFmt w:val="decimal"/>
      <w:lvlText w:val=".%7"/>
      <w:lvlJc w:val="left"/>
      <w:pPr>
        <w:tabs>
          <w:tab w:val="num" w:pos="1296"/>
        </w:tabs>
        <w:ind w:left="1296" w:hanging="1296"/>
      </w:pPr>
      <w:rPr>
        <w:rFonts w:hint="default" w:ascii="Times New Roman" w:hAnsi="Times New Roman"/>
        <w:sz w:val="20"/>
        <w:szCs w:val="20"/>
      </w:rPr>
    </w:lvl>
    <w:lvl w:ilvl="7">
      <w:start w:val="1"/>
      <w:numFmt w:val="decimal"/>
      <w:lvlText w:val=".%7"/>
      <w:lvlJc w:val="left"/>
      <w:pPr>
        <w:tabs>
          <w:tab w:val="num" w:pos="5760"/>
        </w:tabs>
        <w:ind w:left="5760" w:hanging="72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2870592"/>
    <w:multiLevelType w:val="multilevel"/>
    <w:tmpl w:val="A8BEF8E6"/>
    <w:lvl w:ilvl="0">
      <w:start w:val="1"/>
      <w:numFmt w:val="decimal"/>
      <w:lvlText w:val="PART %1."/>
      <w:lvlJc w:val="left"/>
      <w:pPr>
        <w:tabs>
          <w:tab w:val="num" w:pos="432"/>
        </w:tabs>
        <w:ind w:left="432" w:hanging="432"/>
      </w:pPr>
      <w:rPr>
        <w:rFonts w:hint="default" w:ascii="Calibri" w:hAnsi="Calibri"/>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2430"/>
        </w:tabs>
        <w:ind w:left="-2430" w:firstLine="2880"/>
      </w:pPr>
      <w:rPr>
        <w:rFonts w:hint="default"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tabs>
          <w:tab w:val="num" w:pos="864"/>
        </w:tabs>
        <w:ind w:left="864" w:firstLine="3456"/>
      </w:pPr>
      <w:rPr>
        <w:rFonts w:hint="default"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720"/>
        </w:tabs>
        <w:ind w:left="720" w:firstLine="4320"/>
      </w:pPr>
      <w:rPr>
        <w:rFonts w:hint="default"/>
      </w:rPr>
    </w:lvl>
    <w:lvl w:ilvl="5">
      <w:start w:val="1"/>
      <w:numFmt w:val="decimal"/>
      <w:lvlText w:val=".%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3833558"/>
    <w:multiLevelType w:val="multilevel"/>
    <w:tmpl w:val="6F6CE950"/>
    <w:lvl w:ilvl="0">
      <w:start w:val="1"/>
      <w:numFmt w:val="decimal"/>
      <w:pStyle w:val="SpecHeading1"/>
      <w:suff w:val="nothing"/>
      <w:lvlText w:val="PART %1  -"/>
      <w:lvlJc w:val="left"/>
      <w:pPr>
        <w:ind w:left="288" w:hanging="288"/>
      </w:pPr>
      <w:rPr>
        <w:rFonts w:hint="default" w:ascii="Univers" w:hAnsi="Univers"/>
        <w:sz w:val="22"/>
        <w:szCs w:val="22"/>
        <w:u w:val="single"/>
      </w:rPr>
    </w:lvl>
    <w:lvl w:ilvl="1">
      <w:start w:val="1"/>
      <w:numFmt w:val="decimal"/>
      <w:pStyle w:val="SpecHeading2"/>
      <w:lvlText w:val="%1.%2"/>
      <w:lvlJc w:val="left"/>
      <w:pPr>
        <w:tabs>
          <w:tab w:val="num" w:pos="720"/>
        </w:tabs>
        <w:ind w:left="720" w:hanging="720"/>
      </w:pPr>
      <w:rPr>
        <w:rFonts w:hint="default"/>
        <w:u w:val="none"/>
      </w:rPr>
    </w:lvl>
    <w:lvl w:ilvl="2">
      <w:start w:val="1"/>
      <w:numFmt w:val="decimal"/>
      <w:lvlText w:val=".%3"/>
      <w:lvlJc w:val="left"/>
      <w:pPr>
        <w:tabs>
          <w:tab w:val="num" w:pos="1440"/>
        </w:tabs>
        <w:ind w:left="1440" w:hanging="720"/>
      </w:pPr>
      <w:rPr>
        <w:rFonts w:hint="default"/>
      </w:rPr>
    </w:lvl>
    <w:lvl w:ilvl="3">
      <w:start w:val="1"/>
      <w:numFmt w:val="decimal"/>
      <w:lvlText w:val=".%4"/>
      <w:lvlJc w:val="left"/>
      <w:pPr>
        <w:tabs>
          <w:tab w:val="num" w:pos="2160"/>
        </w:tabs>
        <w:ind w:left="2160" w:hanging="720"/>
      </w:pPr>
      <w:rPr>
        <w:rFonts w:hint="default"/>
      </w:rPr>
    </w:lvl>
    <w:lvl w:ilvl="4">
      <w:start w:val="1"/>
      <w:numFmt w:val="decimal"/>
      <w:lvlText w:val=".%5"/>
      <w:lvlJc w:val="left"/>
      <w:pPr>
        <w:tabs>
          <w:tab w:val="num" w:pos="2880"/>
        </w:tabs>
        <w:ind w:left="2880" w:hanging="720"/>
      </w:pPr>
      <w:rPr>
        <w:rFonts w:hint="default"/>
      </w:rPr>
    </w:lvl>
    <w:lvl w:ilvl="5">
      <w:start w:val="1"/>
      <w:numFmt w:val="decimal"/>
      <w:lvlText w:val=".%6"/>
      <w:lvlJc w:val="left"/>
      <w:pPr>
        <w:tabs>
          <w:tab w:val="num" w:pos="3600"/>
        </w:tabs>
        <w:ind w:left="3600" w:hanging="720"/>
      </w:pPr>
      <w:rPr>
        <w:rFonts w:hint="default"/>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147D314B"/>
    <w:multiLevelType w:val="multilevel"/>
    <w:tmpl w:val="599657F8"/>
    <w:lvl w:ilvl="0">
      <w:start w:val="1"/>
      <w:numFmt w:val="decimal"/>
      <w:lvlText w:val="PART %1."/>
      <w:lvlJc w:val="left"/>
      <w:pPr>
        <w:tabs>
          <w:tab w:val="num" w:pos="432"/>
        </w:tabs>
        <w:ind w:left="432" w:hanging="432"/>
      </w:pPr>
      <w:rPr>
        <w:rFonts w:hint="default" w:ascii="Arial" w:hAnsi="Arial"/>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hanging="720"/>
      </w:pPr>
      <w:rPr>
        <w:rFonts w:hint="default" w:ascii="Arial" w:hAnsi="Arial"/>
        <w:color w:val="000000"/>
        <w:sz w:val="22"/>
      </w:rPr>
    </w:lvl>
    <w:lvl w:ilvl="3">
      <w:start w:val="1"/>
      <w:numFmt w:val="decimal"/>
      <w:lvlText w:val=".%4"/>
      <w:lvlJc w:val="left"/>
      <w:pPr>
        <w:tabs>
          <w:tab w:val="num" w:pos="864"/>
        </w:tabs>
        <w:ind w:left="864" w:firstLine="30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21B01253"/>
    <w:multiLevelType w:val="multilevel"/>
    <w:tmpl w:val="10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3C913AE"/>
    <w:multiLevelType w:val="multilevel"/>
    <w:tmpl w:val="D5D01CCA"/>
    <w:lvl w:ilvl="0">
      <w:start w:val="1"/>
      <w:numFmt w:val="decimal"/>
      <w:lvlText w:val="PART %1."/>
      <w:lvlJc w:val="left"/>
      <w:pPr>
        <w:tabs>
          <w:tab w:val="num" w:pos="720"/>
        </w:tabs>
        <w:ind w:left="720" w:hanging="720"/>
      </w:pPr>
      <w:rPr>
        <w:rFonts w:hint="default" w:ascii="Calibri" w:hAnsi="Calibri"/>
        <w:b w:val="0"/>
        <w:i w:val="0"/>
        <w:sz w:val="22"/>
      </w:rPr>
    </w:lvl>
    <w:lvl w:ilvl="1">
      <w:start w:val="1"/>
      <w:numFmt w:val="decimal"/>
      <w:lvlText w:val="%1.%2"/>
      <w:lvlJc w:val="left"/>
      <w:pPr>
        <w:tabs>
          <w:tab w:val="num" w:pos="720"/>
        </w:tabs>
        <w:ind w:left="720" w:hanging="720"/>
      </w:pPr>
      <w:rPr>
        <w:rFonts w:hint="default" w:ascii="Calibri" w:hAnsi="Calibri"/>
        <w:b w:val="0"/>
        <w:i w:val="0"/>
        <w:sz w:val="22"/>
      </w:rPr>
    </w:lvl>
    <w:lvl w:ilvl="2">
      <w:start w:val="1"/>
      <w:numFmt w:val="decimal"/>
      <w:lvlText w:val=".%3"/>
      <w:lvlJc w:val="left"/>
      <w:pPr>
        <w:tabs>
          <w:tab w:val="num" w:pos="1440"/>
        </w:tabs>
        <w:ind w:left="1440" w:hanging="720"/>
      </w:pPr>
      <w:rPr>
        <w:rFonts w:hint="default" w:ascii="Calibri" w:hAnsi="Calibri"/>
        <w:color w:val="000000"/>
        <w:sz w:val="22"/>
      </w:rPr>
    </w:lvl>
    <w:lvl w:ilvl="3">
      <w:start w:val="1"/>
      <w:numFmt w:val="decimal"/>
      <w:lvlText w:val=".%4"/>
      <w:lvlJc w:val="left"/>
      <w:pPr>
        <w:tabs>
          <w:tab w:val="num" w:pos="2160"/>
        </w:tabs>
        <w:ind w:left="2160" w:hanging="720"/>
      </w:pPr>
      <w:rPr>
        <w:rFonts w:hint="default" w:ascii="Calibri" w:hAnsi="Calibri"/>
        <w:b w:val="0"/>
        <w:i w:val="0"/>
        <w:sz w:val="22"/>
      </w:rPr>
    </w:lvl>
    <w:lvl w:ilvl="4">
      <w:start w:val="1"/>
      <w:numFmt w:val="decimal"/>
      <w:lvlText w:val=".%5"/>
      <w:lvlJc w:val="left"/>
      <w:pPr>
        <w:tabs>
          <w:tab w:val="num" w:pos="2880"/>
        </w:tabs>
        <w:ind w:left="2880" w:hanging="720"/>
      </w:pPr>
      <w:rPr>
        <w:rFonts w:hint="default" w:ascii="Calibri" w:hAnsi="Calibri"/>
        <w:b w:val="0"/>
        <w:i w:val="0"/>
        <w:sz w:val="22"/>
      </w:rPr>
    </w:lvl>
    <w:lvl w:ilvl="5">
      <w:start w:val="1"/>
      <w:numFmt w:val="decimal"/>
      <w:lvlText w:val=".%6"/>
      <w:lvlJc w:val="left"/>
      <w:pPr>
        <w:tabs>
          <w:tab w:val="num" w:pos="3600"/>
        </w:tabs>
        <w:ind w:left="3600" w:hanging="720"/>
      </w:pPr>
      <w:rPr>
        <w:rFonts w:hint="default" w:ascii="Calibri" w:hAnsi="Calibri"/>
        <w:b w:val="0"/>
        <w:i w:val="0"/>
        <w:sz w:val="22"/>
      </w:rPr>
    </w:lvl>
    <w:lvl w:ilvl="6">
      <w:start w:val="1"/>
      <w:numFmt w:val="decimal"/>
      <w:lvlText w:val=".%7"/>
      <w:lvlJc w:val="left"/>
      <w:pPr>
        <w:tabs>
          <w:tab w:val="num" w:pos="4320"/>
        </w:tabs>
        <w:ind w:left="4320" w:hanging="720"/>
      </w:pPr>
      <w:rPr>
        <w:rFonts w:hint="default" w:ascii="Calibri" w:hAnsi="Calibri"/>
        <w:b w:val="0"/>
        <w:i w:val="0"/>
        <w:sz w:val="22"/>
      </w:rPr>
    </w:lvl>
    <w:lvl w:ilvl="7">
      <w:start w:val="1"/>
      <w:numFmt w:val="decimal"/>
      <w:lvlText w:val=".%8"/>
      <w:lvlJc w:val="left"/>
      <w:pPr>
        <w:tabs>
          <w:tab w:val="num" w:pos="5040"/>
        </w:tabs>
        <w:ind w:left="5040" w:hanging="720"/>
      </w:pPr>
      <w:rPr>
        <w:rFonts w:hint="default" w:ascii="Calibri" w:hAnsi="Calibri"/>
        <w:b w:val="0"/>
        <w:i w:val="0"/>
        <w:sz w:val="22"/>
      </w:rPr>
    </w:lvl>
    <w:lvl w:ilvl="8">
      <w:start w:val="1"/>
      <w:numFmt w:val="decimal"/>
      <w:lvlText w:val=".%9"/>
      <w:lvlJc w:val="left"/>
      <w:pPr>
        <w:tabs>
          <w:tab w:val="num" w:pos="5760"/>
        </w:tabs>
        <w:ind w:left="5760" w:hanging="720"/>
      </w:pPr>
      <w:rPr>
        <w:rFonts w:hint="default" w:ascii="Calibri" w:hAnsi="Calibri"/>
        <w:b w:val="0"/>
        <w:i w:val="0"/>
        <w:sz w:val="22"/>
      </w:rPr>
    </w:lvl>
  </w:abstractNum>
  <w:abstractNum w:abstractNumId="6" w15:restartNumberingAfterBreak="0">
    <w:nsid w:val="39EC5693"/>
    <w:multiLevelType w:val="hybridMultilevel"/>
    <w:tmpl w:val="40985B56"/>
    <w:lvl w:ilvl="0" w:tplc="D89C515E">
      <w:start w:val="1"/>
      <w:numFmt w:val="decimal"/>
      <w:lvlText w:val=".%1"/>
      <w:lvlJc w:val="left"/>
      <w:pPr>
        <w:ind w:left="28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color="000000" w:sz="0" w:space="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15:restartNumberingAfterBreak="0">
    <w:nsid w:val="465575FD"/>
    <w:multiLevelType w:val="multilevel"/>
    <w:tmpl w:val="95E6FE54"/>
    <w:lvl w:ilvl="0">
      <w:start w:val="1"/>
      <w:numFmt w:val="decimal"/>
      <w:pStyle w:val="Heading1"/>
      <w:lvlText w:val="PART %1."/>
      <w:lvlJc w:val="left"/>
      <w:pPr>
        <w:tabs>
          <w:tab w:val="num" w:pos="720"/>
        </w:tabs>
        <w:ind w:left="720" w:hanging="720"/>
      </w:pPr>
      <w:rPr>
        <w:rFonts w:hint="default" w:ascii="Calibri" w:hAnsi="Calibri"/>
        <w:b w:val="0"/>
        <w:i w:val="0"/>
        <w:sz w:val="22"/>
      </w:rPr>
    </w:lvl>
    <w:lvl w:ilvl="1">
      <w:start w:val="1"/>
      <w:numFmt w:val="decimal"/>
      <w:pStyle w:val="Heading2"/>
      <w:lvlText w:val="%1.%2"/>
      <w:lvlJc w:val="left"/>
      <w:pPr>
        <w:tabs>
          <w:tab w:val="num" w:pos="720"/>
        </w:tabs>
        <w:ind w:left="720" w:hanging="720"/>
      </w:pPr>
      <w:rPr>
        <w:rFonts w:hint="default" w:ascii="Calibri" w:hAnsi="Calibri"/>
        <w:b w:val="0"/>
        <w:i w:val="0"/>
        <w:sz w:val="22"/>
      </w:rPr>
    </w:lvl>
    <w:lvl w:ilvl="2">
      <w:start w:val="1"/>
      <w:numFmt w:val="decimal"/>
      <w:pStyle w:val="Heading3"/>
      <w:lvlText w:val=".%3"/>
      <w:lvlJc w:val="left"/>
      <w:pPr>
        <w:tabs>
          <w:tab w:val="num" w:pos="1440"/>
        </w:tabs>
        <w:ind w:left="1440" w:hanging="720"/>
      </w:pPr>
      <w:rPr>
        <w:rFonts w:hint="default" w:ascii="Calibri" w:hAnsi="Calibri"/>
        <w:b w:val="0"/>
        <w:color w:val="000000"/>
        <w:sz w:val="22"/>
      </w:rPr>
    </w:lvl>
    <w:lvl w:ilvl="3">
      <w:start w:val="1"/>
      <w:numFmt w:val="decimal"/>
      <w:pStyle w:val="Heading4"/>
      <w:lvlText w:val=".%4"/>
      <w:lvlJc w:val="left"/>
      <w:pPr>
        <w:tabs>
          <w:tab w:val="num" w:pos="2160"/>
        </w:tabs>
        <w:ind w:left="2160" w:hanging="720"/>
      </w:pPr>
      <w:rPr>
        <w:rFonts w:hint="default" w:ascii="Calibri" w:hAnsi="Calibri"/>
        <w:b w:val="0"/>
        <w:i w:val="0"/>
        <w:sz w:val="22"/>
      </w:rPr>
    </w:lvl>
    <w:lvl w:ilvl="4">
      <w:start w:val="1"/>
      <w:numFmt w:val="decimal"/>
      <w:pStyle w:val="Heading5"/>
      <w:lvlText w:val=".%5"/>
      <w:lvlJc w:val="left"/>
      <w:pPr>
        <w:tabs>
          <w:tab w:val="num" w:pos="2880"/>
        </w:tabs>
        <w:ind w:left="2880" w:hanging="720"/>
      </w:pPr>
      <w:rPr>
        <w:rFonts w:hint="default" w:ascii="Calibri" w:hAnsi="Calibri"/>
        <w:b w:val="0"/>
        <w:i w:val="0"/>
        <w:sz w:val="22"/>
      </w:rPr>
    </w:lvl>
    <w:lvl w:ilvl="5">
      <w:start w:val="1"/>
      <w:numFmt w:val="decimal"/>
      <w:pStyle w:val="Heading6"/>
      <w:lvlText w:val=".%6"/>
      <w:lvlJc w:val="left"/>
      <w:pPr>
        <w:tabs>
          <w:tab w:val="num" w:pos="3600"/>
        </w:tabs>
        <w:ind w:left="3600" w:hanging="720"/>
      </w:pPr>
      <w:rPr>
        <w:rFonts w:hint="default" w:ascii="Calibri" w:hAnsi="Calibri"/>
        <w:b w:val="0"/>
        <w:i w:val="0"/>
        <w:sz w:val="22"/>
      </w:rPr>
    </w:lvl>
    <w:lvl w:ilvl="6">
      <w:start w:val="1"/>
      <w:numFmt w:val="decimal"/>
      <w:pStyle w:val="Heading7"/>
      <w:lvlText w:val=".%7"/>
      <w:lvlJc w:val="left"/>
      <w:pPr>
        <w:tabs>
          <w:tab w:val="num" w:pos="4320"/>
        </w:tabs>
        <w:ind w:left="4320" w:hanging="720"/>
      </w:pPr>
      <w:rPr>
        <w:rFonts w:hint="default" w:ascii="Calibri" w:hAnsi="Calibri"/>
        <w:b w:val="0"/>
        <w:i w:val="0"/>
        <w:sz w:val="22"/>
      </w:rPr>
    </w:lvl>
    <w:lvl w:ilvl="7">
      <w:start w:val="1"/>
      <w:numFmt w:val="decimal"/>
      <w:lvlText w:val=".%8"/>
      <w:lvlJc w:val="left"/>
      <w:pPr>
        <w:tabs>
          <w:tab w:val="num" w:pos="5040"/>
        </w:tabs>
        <w:ind w:left="5040" w:hanging="720"/>
      </w:pPr>
      <w:rPr>
        <w:rFonts w:hint="default" w:ascii="Calibri" w:hAnsi="Calibri"/>
        <w:b w:val="0"/>
        <w:i w:val="0"/>
        <w:sz w:val="22"/>
      </w:rPr>
    </w:lvl>
    <w:lvl w:ilvl="8">
      <w:start w:val="1"/>
      <w:numFmt w:val="decimal"/>
      <w:lvlText w:val=".%9"/>
      <w:lvlJc w:val="left"/>
      <w:pPr>
        <w:tabs>
          <w:tab w:val="num" w:pos="5760"/>
        </w:tabs>
        <w:ind w:left="5760" w:hanging="720"/>
      </w:pPr>
      <w:rPr>
        <w:rFonts w:hint="default" w:ascii="Calibri" w:hAnsi="Calibri"/>
        <w:b w:val="0"/>
        <w:i w:val="0"/>
        <w:sz w:val="22"/>
      </w:rPr>
    </w:lvl>
  </w:abstractNum>
  <w:abstractNum w:abstractNumId="8" w15:restartNumberingAfterBreak="0">
    <w:nsid w:val="524606EC"/>
    <w:multiLevelType w:val="hybridMultilevel"/>
    <w:tmpl w:val="58D8BF86"/>
    <w:lvl w:ilvl="0" w:tplc="70DE87BC">
      <w:start w:val="1"/>
      <w:numFmt w:val="decimal"/>
      <w:pStyle w:val="List2"/>
      <w:lvlText w:val="%1."/>
      <w:lvlJc w:val="left"/>
      <w:pPr>
        <w:tabs>
          <w:tab w:val="num" w:pos="3600"/>
        </w:tabs>
        <w:ind w:left="360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59B7087"/>
    <w:multiLevelType w:val="hybridMultilevel"/>
    <w:tmpl w:val="B186E188"/>
    <w:lvl w:ilvl="0" w:tplc="1436BF48">
      <w:start w:val="1"/>
      <w:numFmt w:val="decimal"/>
      <w:pStyle w:val="List"/>
      <w:lvlText w:val="%1."/>
      <w:lvlJc w:val="left"/>
      <w:pPr>
        <w:tabs>
          <w:tab w:val="num" w:pos="2880"/>
        </w:tabs>
        <w:ind w:left="2880" w:hanging="720"/>
      </w:pPr>
      <w:rPr>
        <w:rFonts w:hint="default"/>
      </w:rPr>
    </w:lvl>
    <w:lvl w:ilvl="1" w:tplc="04090003" w:tentative="1">
      <w:start w:val="1"/>
      <w:numFmt w:val="bullet"/>
      <w:lvlText w:val="o"/>
      <w:lvlJc w:val="left"/>
      <w:pPr>
        <w:tabs>
          <w:tab w:val="num" w:pos="3600"/>
        </w:tabs>
        <w:ind w:left="3600" w:hanging="360"/>
      </w:pPr>
      <w:rPr>
        <w:rFonts w:hint="default" w:ascii="Courier New" w:hAnsi="Courier New"/>
      </w:rPr>
    </w:lvl>
    <w:lvl w:ilvl="2" w:tplc="04090005" w:tentative="1">
      <w:start w:val="1"/>
      <w:numFmt w:val="bullet"/>
      <w:lvlText w:val=""/>
      <w:lvlJc w:val="left"/>
      <w:pPr>
        <w:tabs>
          <w:tab w:val="num" w:pos="4320"/>
        </w:tabs>
        <w:ind w:left="4320" w:hanging="360"/>
      </w:pPr>
      <w:rPr>
        <w:rFonts w:hint="default" w:ascii="Wingdings" w:hAnsi="Wingdings"/>
      </w:rPr>
    </w:lvl>
    <w:lvl w:ilvl="3" w:tplc="04090001" w:tentative="1">
      <w:start w:val="1"/>
      <w:numFmt w:val="bullet"/>
      <w:lvlText w:val=""/>
      <w:lvlJc w:val="left"/>
      <w:pPr>
        <w:tabs>
          <w:tab w:val="num" w:pos="5040"/>
        </w:tabs>
        <w:ind w:left="5040" w:hanging="360"/>
      </w:pPr>
      <w:rPr>
        <w:rFonts w:hint="default" w:ascii="Symbol" w:hAnsi="Symbol"/>
      </w:rPr>
    </w:lvl>
    <w:lvl w:ilvl="4" w:tplc="04090003" w:tentative="1">
      <w:start w:val="1"/>
      <w:numFmt w:val="bullet"/>
      <w:lvlText w:val="o"/>
      <w:lvlJc w:val="left"/>
      <w:pPr>
        <w:tabs>
          <w:tab w:val="num" w:pos="5760"/>
        </w:tabs>
        <w:ind w:left="5760" w:hanging="360"/>
      </w:pPr>
      <w:rPr>
        <w:rFonts w:hint="default" w:ascii="Courier New" w:hAnsi="Courier New"/>
      </w:rPr>
    </w:lvl>
    <w:lvl w:ilvl="5" w:tplc="04090005" w:tentative="1">
      <w:start w:val="1"/>
      <w:numFmt w:val="bullet"/>
      <w:lvlText w:val=""/>
      <w:lvlJc w:val="left"/>
      <w:pPr>
        <w:tabs>
          <w:tab w:val="num" w:pos="6480"/>
        </w:tabs>
        <w:ind w:left="6480" w:hanging="360"/>
      </w:pPr>
      <w:rPr>
        <w:rFonts w:hint="default" w:ascii="Wingdings" w:hAnsi="Wingdings"/>
      </w:rPr>
    </w:lvl>
    <w:lvl w:ilvl="6" w:tplc="04090001" w:tentative="1">
      <w:start w:val="1"/>
      <w:numFmt w:val="bullet"/>
      <w:lvlText w:val=""/>
      <w:lvlJc w:val="left"/>
      <w:pPr>
        <w:tabs>
          <w:tab w:val="num" w:pos="7200"/>
        </w:tabs>
        <w:ind w:left="7200" w:hanging="360"/>
      </w:pPr>
      <w:rPr>
        <w:rFonts w:hint="default" w:ascii="Symbol" w:hAnsi="Symbol"/>
      </w:rPr>
    </w:lvl>
    <w:lvl w:ilvl="7" w:tplc="04090003" w:tentative="1">
      <w:start w:val="1"/>
      <w:numFmt w:val="bullet"/>
      <w:lvlText w:val="o"/>
      <w:lvlJc w:val="left"/>
      <w:pPr>
        <w:tabs>
          <w:tab w:val="num" w:pos="7920"/>
        </w:tabs>
        <w:ind w:left="7920" w:hanging="360"/>
      </w:pPr>
      <w:rPr>
        <w:rFonts w:hint="default" w:ascii="Courier New" w:hAnsi="Courier New"/>
      </w:rPr>
    </w:lvl>
    <w:lvl w:ilvl="8" w:tplc="04090005" w:tentative="1">
      <w:start w:val="1"/>
      <w:numFmt w:val="bullet"/>
      <w:lvlText w:val=""/>
      <w:lvlJc w:val="left"/>
      <w:pPr>
        <w:tabs>
          <w:tab w:val="num" w:pos="8640"/>
        </w:tabs>
        <w:ind w:left="8640" w:hanging="360"/>
      </w:pPr>
      <w:rPr>
        <w:rFonts w:hint="default" w:ascii="Wingdings" w:hAnsi="Wingdings"/>
      </w:rPr>
    </w:lvl>
  </w:abstractNum>
  <w:abstractNum w:abstractNumId="10" w15:restartNumberingAfterBreak="0">
    <w:nsid w:val="5DD041F2"/>
    <w:multiLevelType w:val="hybridMultilevel"/>
    <w:tmpl w:val="2D660EA6"/>
    <w:lvl w:ilvl="0" w:tplc="04090001">
      <w:start w:val="1"/>
      <w:numFmt w:val="bullet"/>
      <w:lvlText w:val=""/>
      <w:lvlJc w:val="left"/>
      <w:pPr>
        <w:ind w:left="2880" w:hanging="360"/>
      </w:pPr>
      <w:rPr>
        <w:rFonts w:hint="default" w:ascii="Symbol" w:hAnsi="Symbol"/>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color="000000" w:sz="0" w:space="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15:restartNumberingAfterBreak="0">
    <w:nsid w:val="6A7557F2"/>
    <w:multiLevelType w:val="multilevel"/>
    <w:tmpl w:val="75CED6F4"/>
    <w:lvl w:ilvl="0">
      <w:start w:val="1"/>
      <w:numFmt w:val="decimal"/>
      <w:lvlText w:val="%1."/>
      <w:lvlJc w:val="left"/>
      <w:pPr>
        <w:tabs>
          <w:tab w:val="num" w:pos="0"/>
        </w:tabs>
        <w:ind w:left="720" w:hanging="720"/>
      </w:pPr>
      <w:rPr>
        <w:rFonts w:hint="default" w:ascii="Times New Roman" w:hAnsi="Times New Roman"/>
        <w:u w:val="none"/>
      </w:rPr>
    </w:lvl>
    <w:lvl w:ilvl="1">
      <w:start w:val="1"/>
      <w:numFmt w:val="decimal"/>
      <w:lvlText w:val="%1.%2"/>
      <w:lvlJc w:val="left"/>
      <w:pPr>
        <w:tabs>
          <w:tab w:val="num" w:pos="0"/>
        </w:tabs>
        <w:ind w:left="1440" w:hanging="720"/>
      </w:pPr>
      <w:rPr>
        <w:rFonts w:hint="default" w:ascii="Times New Roman" w:hAnsi="Times New Roman"/>
        <w:sz w:val="20"/>
        <w:szCs w:val="20"/>
        <w:u w:val="none"/>
      </w:rPr>
    </w:lvl>
    <w:lvl w:ilvl="2">
      <w:start w:val="1"/>
      <w:numFmt w:val="decimal"/>
      <w:lvlText w:val="%1.%2.%3"/>
      <w:lvlJc w:val="left"/>
      <w:pPr>
        <w:tabs>
          <w:tab w:val="num" w:pos="720"/>
        </w:tabs>
        <w:ind w:left="2160" w:hanging="720"/>
      </w:pPr>
      <w:rPr>
        <w:rFonts w:hint="default" w:ascii="Times New Roman" w:hAnsi="Times New Roman"/>
      </w:rPr>
    </w:lvl>
    <w:lvl w:ilvl="3">
      <w:start w:val="1"/>
      <w:numFmt w:val="decimal"/>
      <w:lvlText w:val=".%4"/>
      <w:lvlJc w:val="left"/>
      <w:pPr>
        <w:tabs>
          <w:tab w:val="num" w:pos="2880"/>
        </w:tabs>
        <w:ind w:left="2880" w:hanging="72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3600"/>
        </w:tabs>
        <w:ind w:left="3600" w:hanging="720"/>
      </w:pPr>
      <w:rPr>
        <w:rFonts w:hint="default" w:ascii="Times New Roman" w:hAnsi="Times New Roman"/>
        <w:b w:val="0"/>
        <w:i w:val="0"/>
        <w:color w:val="auto"/>
        <w:sz w:val="20"/>
        <w:szCs w:val="20"/>
      </w:rPr>
    </w:lvl>
    <w:lvl w:ilvl="5">
      <w:start w:val="1"/>
      <w:numFmt w:val="lowerLetter"/>
      <w:lvlText w:val="%6."/>
      <w:lvlJc w:val="left"/>
      <w:pPr>
        <w:tabs>
          <w:tab w:val="num" w:pos="4320"/>
        </w:tabs>
        <w:ind w:left="4320" w:hanging="720"/>
      </w:pPr>
      <w:rPr>
        <w:rFonts w:ascii="Times New Roman" w:hAnsi="Times New Roman" w:eastAsia="Times New Roman" w:cs="Times New Roman"/>
        <w:b w:val="0"/>
        <w:i w:val="0"/>
        <w:color w:val="auto"/>
        <w:sz w:val="20"/>
        <w:szCs w:val="20"/>
      </w:rPr>
    </w:lvl>
    <w:lvl w:ilvl="6">
      <w:start w:val="1"/>
      <w:numFmt w:val="decimal"/>
      <w:lvlText w:val=".%7"/>
      <w:lvlJc w:val="left"/>
      <w:pPr>
        <w:tabs>
          <w:tab w:val="num" w:pos="5040"/>
        </w:tabs>
        <w:ind w:left="5040" w:hanging="720"/>
      </w:pPr>
      <w:rPr>
        <w:rFonts w:hint="default" w:ascii="Times New Roman" w:hAnsi="Times New Roman"/>
        <w:b w:val="0"/>
        <w:i w:val="0"/>
        <w:color w:val="auto"/>
        <w:sz w:val="20"/>
        <w:szCs w:val="20"/>
      </w:rPr>
    </w:lvl>
    <w:lvl w:ilvl="7">
      <w:start w:val="1"/>
      <w:numFmt w:val="decimal"/>
      <w:lvlText w:val=".%7"/>
      <w:lvlJc w:val="left"/>
      <w:pPr>
        <w:tabs>
          <w:tab w:val="num" w:pos="5760"/>
        </w:tabs>
        <w:ind w:left="5760" w:hanging="72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6FC653F4"/>
    <w:multiLevelType w:val="multilevel"/>
    <w:tmpl w:val="93E2BC50"/>
    <w:lvl w:ilvl="0">
      <w:start w:val="1"/>
      <w:numFmt w:val="decimal"/>
      <w:pStyle w:val="SPECText1"/>
      <w:suff w:val="space"/>
      <w:lvlText w:val="PART %1"/>
      <w:lvlJc w:val="left"/>
      <w:pPr>
        <w:ind w:left="0" w:firstLine="0"/>
      </w:pPr>
    </w:lvl>
    <w:lvl w:ilvl="1">
      <w:start w:val="1"/>
      <w:numFmt w:val="decimal"/>
      <w:pStyle w:val="SPECText2"/>
      <w:lvlText w:val="%1.%2"/>
      <w:lvlJc w:val="left"/>
      <w:pPr>
        <w:tabs>
          <w:tab w:val="num" w:pos="720"/>
        </w:tabs>
        <w:ind w:left="720" w:hanging="720"/>
      </w:pPr>
    </w:lvl>
    <w:lvl w:ilvl="2">
      <w:start w:val="1"/>
      <w:numFmt w:val="upperLetter"/>
      <w:pStyle w:val="SPECText3"/>
      <w:lvlText w:val="%3."/>
      <w:lvlJc w:val="left"/>
      <w:pPr>
        <w:tabs>
          <w:tab w:val="num" w:pos="1440"/>
        </w:tabs>
        <w:ind w:left="1440" w:hanging="720"/>
      </w:pPr>
    </w:lvl>
    <w:lvl w:ilvl="3">
      <w:start w:val="1"/>
      <w:numFmt w:val="decimal"/>
      <w:pStyle w:val="SPECText4"/>
      <w:lvlText w:val="%4."/>
      <w:lvlJc w:val="left"/>
      <w:pPr>
        <w:tabs>
          <w:tab w:val="num" w:pos="2160"/>
        </w:tabs>
        <w:ind w:left="2160" w:hanging="720"/>
      </w:pPr>
    </w:lvl>
    <w:lvl w:ilvl="4">
      <w:start w:val="1"/>
      <w:numFmt w:val="lowerLetter"/>
      <w:pStyle w:val="SPECText5"/>
      <w:lvlText w:val="%5."/>
      <w:lvlJc w:val="left"/>
      <w:pPr>
        <w:tabs>
          <w:tab w:val="num" w:pos="2880"/>
        </w:tabs>
        <w:ind w:left="2880" w:hanging="720"/>
      </w:pPr>
    </w:lvl>
    <w:lvl w:ilvl="5">
      <w:start w:val="1"/>
      <w:numFmt w:val="decimal"/>
      <w:pStyle w:val="SPECText6"/>
      <w:lvlText w:val="%6)"/>
      <w:lvlJc w:val="left"/>
      <w:pPr>
        <w:tabs>
          <w:tab w:val="num" w:pos="3600"/>
        </w:tabs>
        <w:ind w:left="3600" w:hanging="720"/>
      </w:pPr>
    </w:lvl>
    <w:lvl w:ilvl="6">
      <w:start w:val="1"/>
      <w:numFmt w:val="lowerLetter"/>
      <w:pStyle w:val="SPECText7"/>
      <w:lvlText w:val="%7)"/>
      <w:lvlJc w:val="left"/>
      <w:pPr>
        <w:tabs>
          <w:tab w:val="num" w:pos="4320"/>
        </w:tabs>
        <w:ind w:left="4320" w:hanging="720"/>
      </w:pPr>
    </w:lvl>
    <w:lvl w:ilvl="7">
      <w:start w:val="1"/>
      <w:numFmt w:val="decimal"/>
      <w:pStyle w:val="SPECText8"/>
      <w:lvlText w:val="(%8)"/>
      <w:lvlJc w:val="left"/>
      <w:pPr>
        <w:tabs>
          <w:tab w:val="num" w:pos="5040"/>
        </w:tabs>
        <w:ind w:left="5040" w:hanging="720"/>
      </w:pPr>
    </w:lvl>
    <w:lvl w:ilvl="8">
      <w:start w:val="1"/>
      <w:numFmt w:val="lowerLetter"/>
      <w:pStyle w:val="SPECText9"/>
      <w:lvlText w:val="(%9)"/>
      <w:lvlJc w:val="left"/>
      <w:pPr>
        <w:tabs>
          <w:tab w:val="num" w:pos="5760"/>
        </w:tabs>
        <w:ind w:left="5760" w:hanging="720"/>
      </w:pPr>
    </w:lvl>
  </w:abstractNum>
  <w:abstractNum w:abstractNumId="13" w15:restartNumberingAfterBreak="0">
    <w:nsid w:val="773F0D9A"/>
    <w:multiLevelType w:val="hybridMultilevel"/>
    <w:tmpl w:val="1F44FC3C"/>
    <w:lvl w:ilvl="0" w:tplc="808E2B84">
      <w:start w:val="1"/>
      <w:numFmt w:val="decimal"/>
      <w:pStyle w:val="StyleHeading4Heading4donotuseLeft15Hanging063"/>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pStyle w:val="StyleHeading4Heading4donotuseLeft15Hanging063"/>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11"/>
  </w:num>
  <w:num w:numId="2">
    <w:abstractNumId w:val="2"/>
  </w:num>
  <w:num w:numId="3">
    <w:abstractNumId w:val="8"/>
  </w:num>
  <w:num w:numId="4">
    <w:abstractNumId w:val="9"/>
  </w:num>
  <w:num w:numId="5">
    <w:abstractNumId w:val="4"/>
  </w:num>
  <w:num w:numId="6">
    <w:abstractNumId w:val="6"/>
  </w:num>
  <w:num w:numId="7">
    <w:abstractNumId w:val="13"/>
  </w:num>
  <w:num w:numId="8">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1"/>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 w:numId="29">
    <w:abstractNumId w:val="7"/>
  </w:num>
  <w:num w:numId="30">
    <w:abstractNumId w:val="5"/>
  </w:num>
  <w:num w:numId="31">
    <w:abstractNumId w:val="3"/>
  </w:num>
  <w:num w:numId="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ul Shi">
    <w15:presenceInfo w15:providerId="AD" w15:userId="S::ship@AE.CA::04f3260f-e417-4c06-ab62-1f4c333c626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embedSystemFonts/>
  <w:mirrorMargin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true"/>
  <w:defaultTabStop w:val="720"/>
  <w:evenAndOddHeader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7654"/>
    <w:rsid w:val="00003C6C"/>
    <w:rsid w:val="0000442C"/>
    <w:rsid w:val="00004F64"/>
    <w:rsid w:val="0001487F"/>
    <w:rsid w:val="00016986"/>
    <w:rsid w:val="00017F38"/>
    <w:rsid w:val="000230A7"/>
    <w:rsid w:val="00023BCF"/>
    <w:rsid w:val="00024CF7"/>
    <w:rsid w:val="00026BF7"/>
    <w:rsid w:val="00027186"/>
    <w:rsid w:val="00027809"/>
    <w:rsid w:val="00037F96"/>
    <w:rsid w:val="00051D85"/>
    <w:rsid w:val="00051DCC"/>
    <w:rsid w:val="00054EC9"/>
    <w:rsid w:val="00056CFA"/>
    <w:rsid w:val="00056D99"/>
    <w:rsid w:val="0006076F"/>
    <w:rsid w:val="00061B7C"/>
    <w:rsid w:val="00062A8A"/>
    <w:rsid w:val="00070230"/>
    <w:rsid w:val="00072BF8"/>
    <w:rsid w:val="00074D7B"/>
    <w:rsid w:val="00074DA0"/>
    <w:rsid w:val="000751CE"/>
    <w:rsid w:val="0007735E"/>
    <w:rsid w:val="000812C6"/>
    <w:rsid w:val="00092F02"/>
    <w:rsid w:val="000B3018"/>
    <w:rsid w:val="000B505D"/>
    <w:rsid w:val="000B7591"/>
    <w:rsid w:val="000B7CFE"/>
    <w:rsid w:val="000C0D85"/>
    <w:rsid w:val="000C46E5"/>
    <w:rsid w:val="000C5C76"/>
    <w:rsid w:val="000D1AC8"/>
    <w:rsid w:val="000E0F17"/>
    <w:rsid w:val="000E5726"/>
    <w:rsid w:val="000E764D"/>
    <w:rsid w:val="000E7684"/>
    <w:rsid w:val="00103041"/>
    <w:rsid w:val="00106E36"/>
    <w:rsid w:val="00111AED"/>
    <w:rsid w:val="00116438"/>
    <w:rsid w:val="0012110A"/>
    <w:rsid w:val="00136B94"/>
    <w:rsid w:val="00143612"/>
    <w:rsid w:val="00143D22"/>
    <w:rsid w:val="00152DA8"/>
    <w:rsid w:val="00153071"/>
    <w:rsid w:val="00154DDD"/>
    <w:rsid w:val="0015636B"/>
    <w:rsid w:val="00157227"/>
    <w:rsid w:val="00174A9A"/>
    <w:rsid w:val="00176AF4"/>
    <w:rsid w:val="00177A6F"/>
    <w:rsid w:val="00190F5F"/>
    <w:rsid w:val="00194D2C"/>
    <w:rsid w:val="00195A9A"/>
    <w:rsid w:val="0019647D"/>
    <w:rsid w:val="0019696D"/>
    <w:rsid w:val="00196C3F"/>
    <w:rsid w:val="001A0392"/>
    <w:rsid w:val="001A5F98"/>
    <w:rsid w:val="001B5DCA"/>
    <w:rsid w:val="001B6E07"/>
    <w:rsid w:val="001C37BF"/>
    <w:rsid w:val="001C3FAA"/>
    <w:rsid w:val="001D5758"/>
    <w:rsid w:val="001E3E55"/>
    <w:rsid w:val="001E49E1"/>
    <w:rsid w:val="001E5846"/>
    <w:rsid w:val="00205ACB"/>
    <w:rsid w:val="00220C2B"/>
    <w:rsid w:val="0022479B"/>
    <w:rsid w:val="00227B78"/>
    <w:rsid w:val="00231703"/>
    <w:rsid w:val="00231C30"/>
    <w:rsid w:val="00236460"/>
    <w:rsid w:val="00240B49"/>
    <w:rsid w:val="00241994"/>
    <w:rsid w:val="00253051"/>
    <w:rsid w:val="00265790"/>
    <w:rsid w:val="002666E9"/>
    <w:rsid w:val="002751D5"/>
    <w:rsid w:val="00283319"/>
    <w:rsid w:val="00285B8A"/>
    <w:rsid w:val="002A0687"/>
    <w:rsid w:val="002A61CD"/>
    <w:rsid w:val="002B1AB9"/>
    <w:rsid w:val="002C1849"/>
    <w:rsid w:val="002C23D5"/>
    <w:rsid w:val="002C3DF7"/>
    <w:rsid w:val="002D220D"/>
    <w:rsid w:val="002D7F29"/>
    <w:rsid w:val="002E5875"/>
    <w:rsid w:val="002F08AC"/>
    <w:rsid w:val="002F6BB4"/>
    <w:rsid w:val="0030222E"/>
    <w:rsid w:val="00304BD5"/>
    <w:rsid w:val="003074B5"/>
    <w:rsid w:val="00307967"/>
    <w:rsid w:val="0031366D"/>
    <w:rsid w:val="00321213"/>
    <w:rsid w:val="0032328D"/>
    <w:rsid w:val="003270C3"/>
    <w:rsid w:val="0033047B"/>
    <w:rsid w:val="003430A7"/>
    <w:rsid w:val="0034502E"/>
    <w:rsid w:val="00345EDC"/>
    <w:rsid w:val="00351232"/>
    <w:rsid w:val="00361A1C"/>
    <w:rsid w:val="0036379B"/>
    <w:rsid w:val="003706E3"/>
    <w:rsid w:val="00385D0E"/>
    <w:rsid w:val="00393107"/>
    <w:rsid w:val="0039463D"/>
    <w:rsid w:val="003946C3"/>
    <w:rsid w:val="00394E20"/>
    <w:rsid w:val="003A0AA6"/>
    <w:rsid w:val="003A7FA7"/>
    <w:rsid w:val="003B1960"/>
    <w:rsid w:val="003B5153"/>
    <w:rsid w:val="003B67C8"/>
    <w:rsid w:val="003C3837"/>
    <w:rsid w:val="003C411F"/>
    <w:rsid w:val="003D2572"/>
    <w:rsid w:val="003D2FA0"/>
    <w:rsid w:val="003D6654"/>
    <w:rsid w:val="003F0919"/>
    <w:rsid w:val="003F2A15"/>
    <w:rsid w:val="00400D5D"/>
    <w:rsid w:val="00402F40"/>
    <w:rsid w:val="0040615E"/>
    <w:rsid w:val="00420C39"/>
    <w:rsid w:val="004216BC"/>
    <w:rsid w:val="00443665"/>
    <w:rsid w:val="004439C1"/>
    <w:rsid w:val="00451340"/>
    <w:rsid w:val="00451570"/>
    <w:rsid w:val="0045403E"/>
    <w:rsid w:val="00457654"/>
    <w:rsid w:val="004664E2"/>
    <w:rsid w:val="00466C20"/>
    <w:rsid w:val="00473DFD"/>
    <w:rsid w:val="00474500"/>
    <w:rsid w:val="0048162C"/>
    <w:rsid w:val="00487E1B"/>
    <w:rsid w:val="004906C5"/>
    <w:rsid w:val="00494466"/>
    <w:rsid w:val="00496449"/>
    <w:rsid w:val="004A08B3"/>
    <w:rsid w:val="004A1E81"/>
    <w:rsid w:val="004A2099"/>
    <w:rsid w:val="004B279E"/>
    <w:rsid w:val="004B2970"/>
    <w:rsid w:val="004B7CA9"/>
    <w:rsid w:val="004C083E"/>
    <w:rsid w:val="004C4364"/>
    <w:rsid w:val="004D1341"/>
    <w:rsid w:val="004D70B5"/>
    <w:rsid w:val="004E0C7B"/>
    <w:rsid w:val="004E1C81"/>
    <w:rsid w:val="004E4AF3"/>
    <w:rsid w:val="004E596C"/>
    <w:rsid w:val="004F1DEF"/>
    <w:rsid w:val="004F33C9"/>
    <w:rsid w:val="00500A4C"/>
    <w:rsid w:val="005029BC"/>
    <w:rsid w:val="0050560C"/>
    <w:rsid w:val="00527332"/>
    <w:rsid w:val="00531725"/>
    <w:rsid w:val="0053438D"/>
    <w:rsid w:val="005355D5"/>
    <w:rsid w:val="00537947"/>
    <w:rsid w:val="005400B4"/>
    <w:rsid w:val="00542715"/>
    <w:rsid w:val="00544F9D"/>
    <w:rsid w:val="005467AC"/>
    <w:rsid w:val="0055276B"/>
    <w:rsid w:val="00553834"/>
    <w:rsid w:val="005543BF"/>
    <w:rsid w:val="00563BD5"/>
    <w:rsid w:val="005667FB"/>
    <w:rsid w:val="00567BA5"/>
    <w:rsid w:val="00575DE8"/>
    <w:rsid w:val="0058016D"/>
    <w:rsid w:val="00582C52"/>
    <w:rsid w:val="00587DBA"/>
    <w:rsid w:val="005A2396"/>
    <w:rsid w:val="005A560A"/>
    <w:rsid w:val="005B7234"/>
    <w:rsid w:val="005B7EEE"/>
    <w:rsid w:val="005C161D"/>
    <w:rsid w:val="005E27A5"/>
    <w:rsid w:val="005F6CA4"/>
    <w:rsid w:val="005F75DA"/>
    <w:rsid w:val="0060553A"/>
    <w:rsid w:val="00606D4F"/>
    <w:rsid w:val="00615C1F"/>
    <w:rsid w:val="00630B65"/>
    <w:rsid w:val="006368A4"/>
    <w:rsid w:val="0063784F"/>
    <w:rsid w:val="0063799A"/>
    <w:rsid w:val="00642A1E"/>
    <w:rsid w:val="0066328E"/>
    <w:rsid w:val="00664F24"/>
    <w:rsid w:val="00667F7F"/>
    <w:rsid w:val="006712AB"/>
    <w:rsid w:val="00672513"/>
    <w:rsid w:val="00674206"/>
    <w:rsid w:val="00675165"/>
    <w:rsid w:val="006767E6"/>
    <w:rsid w:val="00680F17"/>
    <w:rsid w:val="00683171"/>
    <w:rsid w:val="00685B87"/>
    <w:rsid w:val="00686A2C"/>
    <w:rsid w:val="00691DC6"/>
    <w:rsid w:val="00691FD2"/>
    <w:rsid w:val="00696B5E"/>
    <w:rsid w:val="006972AB"/>
    <w:rsid w:val="006A1AAC"/>
    <w:rsid w:val="006A519C"/>
    <w:rsid w:val="006A7AC1"/>
    <w:rsid w:val="006B28B3"/>
    <w:rsid w:val="006B6B32"/>
    <w:rsid w:val="006C3DA7"/>
    <w:rsid w:val="006C6E1A"/>
    <w:rsid w:val="006C7CFA"/>
    <w:rsid w:val="006D1C18"/>
    <w:rsid w:val="006D5210"/>
    <w:rsid w:val="006D52E0"/>
    <w:rsid w:val="006E1165"/>
    <w:rsid w:val="006F2EDF"/>
    <w:rsid w:val="0070716B"/>
    <w:rsid w:val="00715E34"/>
    <w:rsid w:val="0072132E"/>
    <w:rsid w:val="0072732C"/>
    <w:rsid w:val="0073666A"/>
    <w:rsid w:val="007371BA"/>
    <w:rsid w:val="00737A02"/>
    <w:rsid w:val="00744BCA"/>
    <w:rsid w:val="00747095"/>
    <w:rsid w:val="00754D97"/>
    <w:rsid w:val="00756C8C"/>
    <w:rsid w:val="00757737"/>
    <w:rsid w:val="0076304B"/>
    <w:rsid w:val="00775FAF"/>
    <w:rsid w:val="00780B51"/>
    <w:rsid w:val="00782CD6"/>
    <w:rsid w:val="00784783"/>
    <w:rsid w:val="007924A6"/>
    <w:rsid w:val="00795155"/>
    <w:rsid w:val="007A13CA"/>
    <w:rsid w:val="007A53EB"/>
    <w:rsid w:val="007A57D5"/>
    <w:rsid w:val="007A74B5"/>
    <w:rsid w:val="007B267A"/>
    <w:rsid w:val="007B311C"/>
    <w:rsid w:val="007C0546"/>
    <w:rsid w:val="007C354D"/>
    <w:rsid w:val="007C439A"/>
    <w:rsid w:val="007D683B"/>
    <w:rsid w:val="007D7A1A"/>
    <w:rsid w:val="007D7D05"/>
    <w:rsid w:val="007E4235"/>
    <w:rsid w:val="007E5720"/>
    <w:rsid w:val="007E72AB"/>
    <w:rsid w:val="007F1A4B"/>
    <w:rsid w:val="00800737"/>
    <w:rsid w:val="00814269"/>
    <w:rsid w:val="00814CC4"/>
    <w:rsid w:val="00814CF5"/>
    <w:rsid w:val="00815430"/>
    <w:rsid w:val="00815AE6"/>
    <w:rsid w:val="0081650B"/>
    <w:rsid w:val="00816BAF"/>
    <w:rsid w:val="00817861"/>
    <w:rsid w:val="008243D6"/>
    <w:rsid w:val="00824476"/>
    <w:rsid w:val="008274F2"/>
    <w:rsid w:val="00827966"/>
    <w:rsid w:val="008306BE"/>
    <w:rsid w:val="00832592"/>
    <w:rsid w:val="008342DE"/>
    <w:rsid w:val="00836186"/>
    <w:rsid w:val="0084626A"/>
    <w:rsid w:val="00847A96"/>
    <w:rsid w:val="008533C4"/>
    <w:rsid w:val="008558A0"/>
    <w:rsid w:val="00860827"/>
    <w:rsid w:val="008632E2"/>
    <w:rsid w:val="0086456B"/>
    <w:rsid w:val="0088001C"/>
    <w:rsid w:val="008813E4"/>
    <w:rsid w:val="00883492"/>
    <w:rsid w:val="00895A9E"/>
    <w:rsid w:val="00896222"/>
    <w:rsid w:val="00897402"/>
    <w:rsid w:val="008B2EB9"/>
    <w:rsid w:val="008C5F63"/>
    <w:rsid w:val="008C760D"/>
    <w:rsid w:val="008D415C"/>
    <w:rsid w:val="008E0E8E"/>
    <w:rsid w:val="008E1F33"/>
    <w:rsid w:val="008E5ED6"/>
    <w:rsid w:val="008F0BEA"/>
    <w:rsid w:val="008F32B7"/>
    <w:rsid w:val="008F4942"/>
    <w:rsid w:val="008F647A"/>
    <w:rsid w:val="00906FAB"/>
    <w:rsid w:val="009108F8"/>
    <w:rsid w:val="009137AD"/>
    <w:rsid w:val="00914378"/>
    <w:rsid w:val="0091669C"/>
    <w:rsid w:val="00917C2E"/>
    <w:rsid w:val="00920825"/>
    <w:rsid w:val="00920F3E"/>
    <w:rsid w:val="00921603"/>
    <w:rsid w:val="0092228E"/>
    <w:rsid w:val="0092239C"/>
    <w:rsid w:val="009243F7"/>
    <w:rsid w:val="009339E3"/>
    <w:rsid w:val="00940E39"/>
    <w:rsid w:val="009413C1"/>
    <w:rsid w:val="0094362E"/>
    <w:rsid w:val="009449BE"/>
    <w:rsid w:val="00946D46"/>
    <w:rsid w:val="00952A1C"/>
    <w:rsid w:val="00953F75"/>
    <w:rsid w:val="00962566"/>
    <w:rsid w:val="009725B6"/>
    <w:rsid w:val="00977EE6"/>
    <w:rsid w:val="00996506"/>
    <w:rsid w:val="009970E6"/>
    <w:rsid w:val="0099714E"/>
    <w:rsid w:val="009A014D"/>
    <w:rsid w:val="009A274D"/>
    <w:rsid w:val="009A3ACA"/>
    <w:rsid w:val="009A628D"/>
    <w:rsid w:val="009A6BA9"/>
    <w:rsid w:val="009B28F1"/>
    <w:rsid w:val="009B29B6"/>
    <w:rsid w:val="009C39DD"/>
    <w:rsid w:val="009D308C"/>
    <w:rsid w:val="009D46F1"/>
    <w:rsid w:val="009E203F"/>
    <w:rsid w:val="009E38CC"/>
    <w:rsid w:val="009E3B85"/>
    <w:rsid w:val="009F1C69"/>
    <w:rsid w:val="009F2D88"/>
    <w:rsid w:val="009F582B"/>
    <w:rsid w:val="009F61BC"/>
    <w:rsid w:val="009F6E4C"/>
    <w:rsid w:val="00A01F63"/>
    <w:rsid w:val="00A107AE"/>
    <w:rsid w:val="00A1246B"/>
    <w:rsid w:val="00A1638B"/>
    <w:rsid w:val="00A17B43"/>
    <w:rsid w:val="00A211FD"/>
    <w:rsid w:val="00A21980"/>
    <w:rsid w:val="00A3534D"/>
    <w:rsid w:val="00A42FC5"/>
    <w:rsid w:val="00A43F52"/>
    <w:rsid w:val="00A44FC1"/>
    <w:rsid w:val="00A52D8A"/>
    <w:rsid w:val="00A56B5F"/>
    <w:rsid w:val="00A56CC9"/>
    <w:rsid w:val="00A56DF8"/>
    <w:rsid w:val="00A57A4F"/>
    <w:rsid w:val="00A670A5"/>
    <w:rsid w:val="00A6782E"/>
    <w:rsid w:val="00A72752"/>
    <w:rsid w:val="00A827F1"/>
    <w:rsid w:val="00A8665D"/>
    <w:rsid w:val="00A9014C"/>
    <w:rsid w:val="00AA4BE3"/>
    <w:rsid w:val="00AB340D"/>
    <w:rsid w:val="00AB5671"/>
    <w:rsid w:val="00AB609D"/>
    <w:rsid w:val="00AB7A5E"/>
    <w:rsid w:val="00AB7B3B"/>
    <w:rsid w:val="00AC271E"/>
    <w:rsid w:val="00AC616D"/>
    <w:rsid w:val="00AE2B12"/>
    <w:rsid w:val="00AE6567"/>
    <w:rsid w:val="00AF0989"/>
    <w:rsid w:val="00AF2373"/>
    <w:rsid w:val="00AF4062"/>
    <w:rsid w:val="00AF6B78"/>
    <w:rsid w:val="00B01CE9"/>
    <w:rsid w:val="00B01E57"/>
    <w:rsid w:val="00B06741"/>
    <w:rsid w:val="00B13459"/>
    <w:rsid w:val="00B20FBD"/>
    <w:rsid w:val="00B233EC"/>
    <w:rsid w:val="00B25836"/>
    <w:rsid w:val="00B258C0"/>
    <w:rsid w:val="00B26B65"/>
    <w:rsid w:val="00B27B1D"/>
    <w:rsid w:val="00B31A09"/>
    <w:rsid w:val="00B36EEF"/>
    <w:rsid w:val="00B41F88"/>
    <w:rsid w:val="00B4232B"/>
    <w:rsid w:val="00B44C55"/>
    <w:rsid w:val="00B45F9A"/>
    <w:rsid w:val="00B511CD"/>
    <w:rsid w:val="00B518FB"/>
    <w:rsid w:val="00B62F99"/>
    <w:rsid w:val="00B63C75"/>
    <w:rsid w:val="00B6418B"/>
    <w:rsid w:val="00B6435A"/>
    <w:rsid w:val="00B71076"/>
    <w:rsid w:val="00B756DD"/>
    <w:rsid w:val="00B774D2"/>
    <w:rsid w:val="00B82313"/>
    <w:rsid w:val="00B84095"/>
    <w:rsid w:val="00B84285"/>
    <w:rsid w:val="00B92753"/>
    <w:rsid w:val="00BB0285"/>
    <w:rsid w:val="00BC290C"/>
    <w:rsid w:val="00BC7E06"/>
    <w:rsid w:val="00BC7E62"/>
    <w:rsid w:val="00BD26E0"/>
    <w:rsid w:val="00BD37D1"/>
    <w:rsid w:val="00BF6361"/>
    <w:rsid w:val="00C05FEB"/>
    <w:rsid w:val="00C23ED2"/>
    <w:rsid w:val="00C25388"/>
    <w:rsid w:val="00C25FBA"/>
    <w:rsid w:val="00C26FAB"/>
    <w:rsid w:val="00C325C6"/>
    <w:rsid w:val="00C449EF"/>
    <w:rsid w:val="00C44BDF"/>
    <w:rsid w:val="00C477FA"/>
    <w:rsid w:val="00C50E65"/>
    <w:rsid w:val="00C52DBA"/>
    <w:rsid w:val="00C5355E"/>
    <w:rsid w:val="00C55BB6"/>
    <w:rsid w:val="00C57E44"/>
    <w:rsid w:val="00C64AFD"/>
    <w:rsid w:val="00C65ECB"/>
    <w:rsid w:val="00C72702"/>
    <w:rsid w:val="00C764BE"/>
    <w:rsid w:val="00C802F1"/>
    <w:rsid w:val="00C808BD"/>
    <w:rsid w:val="00C82FA5"/>
    <w:rsid w:val="00C85374"/>
    <w:rsid w:val="00C872F6"/>
    <w:rsid w:val="00C916D5"/>
    <w:rsid w:val="00C932AD"/>
    <w:rsid w:val="00C94B62"/>
    <w:rsid w:val="00C9523D"/>
    <w:rsid w:val="00C956D8"/>
    <w:rsid w:val="00CA0A1C"/>
    <w:rsid w:val="00CA152A"/>
    <w:rsid w:val="00CB1388"/>
    <w:rsid w:val="00CC114E"/>
    <w:rsid w:val="00CC240C"/>
    <w:rsid w:val="00CC4CEA"/>
    <w:rsid w:val="00CC5784"/>
    <w:rsid w:val="00CD6F53"/>
    <w:rsid w:val="00CD7440"/>
    <w:rsid w:val="00CE5B9D"/>
    <w:rsid w:val="00CE5D49"/>
    <w:rsid w:val="00CF1D5E"/>
    <w:rsid w:val="00CF373F"/>
    <w:rsid w:val="00D0046B"/>
    <w:rsid w:val="00D04C01"/>
    <w:rsid w:val="00D067A2"/>
    <w:rsid w:val="00D07F4F"/>
    <w:rsid w:val="00D11AD4"/>
    <w:rsid w:val="00D11AF5"/>
    <w:rsid w:val="00D13BAF"/>
    <w:rsid w:val="00D15E05"/>
    <w:rsid w:val="00D17255"/>
    <w:rsid w:val="00D20D8B"/>
    <w:rsid w:val="00D2591C"/>
    <w:rsid w:val="00D363CE"/>
    <w:rsid w:val="00D40A33"/>
    <w:rsid w:val="00D419BE"/>
    <w:rsid w:val="00D43C67"/>
    <w:rsid w:val="00D4525A"/>
    <w:rsid w:val="00D47904"/>
    <w:rsid w:val="00D50CB2"/>
    <w:rsid w:val="00D53285"/>
    <w:rsid w:val="00D552D3"/>
    <w:rsid w:val="00D552F3"/>
    <w:rsid w:val="00D57862"/>
    <w:rsid w:val="00D619C8"/>
    <w:rsid w:val="00D63203"/>
    <w:rsid w:val="00D65417"/>
    <w:rsid w:val="00D67BDF"/>
    <w:rsid w:val="00D74FD0"/>
    <w:rsid w:val="00D750C3"/>
    <w:rsid w:val="00D8578B"/>
    <w:rsid w:val="00D90C2D"/>
    <w:rsid w:val="00D93C52"/>
    <w:rsid w:val="00D942C6"/>
    <w:rsid w:val="00D94E40"/>
    <w:rsid w:val="00D959BC"/>
    <w:rsid w:val="00DA44B4"/>
    <w:rsid w:val="00DB76B5"/>
    <w:rsid w:val="00DC2043"/>
    <w:rsid w:val="00DC58E3"/>
    <w:rsid w:val="00DC5EDD"/>
    <w:rsid w:val="00DD013C"/>
    <w:rsid w:val="00DD259C"/>
    <w:rsid w:val="00DD4A52"/>
    <w:rsid w:val="00DD512C"/>
    <w:rsid w:val="00DF19F5"/>
    <w:rsid w:val="00E03D13"/>
    <w:rsid w:val="00E1029A"/>
    <w:rsid w:val="00E121EB"/>
    <w:rsid w:val="00E12E83"/>
    <w:rsid w:val="00E16357"/>
    <w:rsid w:val="00E22D9F"/>
    <w:rsid w:val="00E26792"/>
    <w:rsid w:val="00E336D7"/>
    <w:rsid w:val="00E35586"/>
    <w:rsid w:val="00E40BF1"/>
    <w:rsid w:val="00E40E14"/>
    <w:rsid w:val="00E43D1D"/>
    <w:rsid w:val="00E56076"/>
    <w:rsid w:val="00E617DF"/>
    <w:rsid w:val="00E66EA4"/>
    <w:rsid w:val="00E731F2"/>
    <w:rsid w:val="00E74FB8"/>
    <w:rsid w:val="00E76245"/>
    <w:rsid w:val="00E76C1B"/>
    <w:rsid w:val="00E779B4"/>
    <w:rsid w:val="00E803EB"/>
    <w:rsid w:val="00E827F8"/>
    <w:rsid w:val="00E83BD8"/>
    <w:rsid w:val="00E84931"/>
    <w:rsid w:val="00EA6F95"/>
    <w:rsid w:val="00EB13FD"/>
    <w:rsid w:val="00EB507F"/>
    <w:rsid w:val="00EC1050"/>
    <w:rsid w:val="00EC5AA6"/>
    <w:rsid w:val="00EC5D31"/>
    <w:rsid w:val="00ED1874"/>
    <w:rsid w:val="00ED1A09"/>
    <w:rsid w:val="00ED4AA8"/>
    <w:rsid w:val="00ED6541"/>
    <w:rsid w:val="00EE10F4"/>
    <w:rsid w:val="00EE3CD4"/>
    <w:rsid w:val="00EE6A35"/>
    <w:rsid w:val="00EE6E9D"/>
    <w:rsid w:val="00EF0F69"/>
    <w:rsid w:val="00EF445F"/>
    <w:rsid w:val="00EF6FC9"/>
    <w:rsid w:val="00F0177A"/>
    <w:rsid w:val="00F05404"/>
    <w:rsid w:val="00F27998"/>
    <w:rsid w:val="00F27FB7"/>
    <w:rsid w:val="00F316F8"/>
    <w:rsid w:val="00F42A62"/>
    <w:rsid w:val="00F52422"/>
    <w:rsid w:val="00F54982"/>
    <w:rsid w:val="00F62800"/>
    <w:rsid w:val="00F71690"/>
    <w:rsid w:val="00F74291"/>
    <w:rsid w:val="00F77883"/>
    <w:rsid w:val="00F84BBA"/>
    <w:rsid w:val="00F95816"/>
    <w:rsid w:val="00FC1D86"/>
    <w:rsid w:val="00FC2227"/>
    <w:rsid w:val="00FC7D82"/>
    <w:rsid w:val="00FD2329"/>
    <w:rsid w:val="00FD4006"/>
    <w:rsid w:val="00FD652A"/>
    <w:rsid w:val="00FD7044"/>
    <w:rsid w:val="00FE6029"/>
    <w:rsid w:val="00FF0B1F"/>
    <w:rsid w:val="00FF2784"/>
    <w:rsid w:val="00FF289E"/>
    <w:rsid w:val="00FF343E"/>
    <w:rsid w:val="00FF6357"/>
    <w:rsid w:val="20E4DE3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EF3189"/>
  <w15:docId w15:val="{A4A9DD89-DB6B-4F71-A951-49CB140231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Times New Roman" w:cs="Times New Roman"/>
        <w:sz w:val="22"/>
        <w:szCs w:val="22"/>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uiPriority="1"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C1050"/>
  </w:style>
  <w:style w:type="paragraph" w:styleId="Heading1">
    <w:name w:val="heading 1"/>
    <w:aliases w:val="Contents - level1"/>
    <w:basedOn w:val="ListParagraph"/>
    <w:link w:val="Heading1Char"/>
    <w:qFormat/>
    <w:rsid w:val="00D2591C"/>
    <w:pPr>
      <w:numPr>
        <w:numId w:val="29"/>
      </w:numPr>
      <w:spacing w:before="160"/>
      <w:outlineLvl w:val="0"/>
    </w:pPr>
  </w:style>
  <w:style w:type="paragraph" w:styleId="Heading2">
    <w:name w:val="heading 2"/>
    <w:aliases w:val="Heading 2 Char Char1"/>
    <w:basedOn w:val="ListParagraph"/>
    <w:next w:val="Normal"/>
    <w:link w:val="Heading2Char"/>
    <w:qFormat/>
    <w:rsid w:val="00D2591C"/>
    <w:pPr>
      <w:numPr>
        <w:ilvl w:val="1"/>
        <w:numId w:val="29"/>
      </w:numPr>
      <w:spacing w:before="80"/>
      <w:outlineLvl w:val="1"/>
    </w:pPr>
    <w:rPr>
      <w:u w:val="single"/>
    </w:rPr>
  </w:style>
  <w:style w:type="paragraph" w:styleId="Heading3">
    <w:name w:val="heading 3"/>
    <w:aliases w:val="Heading 3 do not use"/>
    <w:basedOn w:val="ListParagraph"/>
    <w:link w:val="Heading3Char"/>
    <w:qFormat/>
    <w:rsid w:val="00EC1050"/>
    <w:pPr>
      <w:numPr>
        <w:ilvl w:val="2"/>
        <w:numId w:val="29"/>
      </w:numPr>
      <w:outlineLvl w:val="2"/>
    </w:pPr>
  </w:style>
  <w:style w:type="paragraph" w:styleId="Heading4">
    <w:name w:val="heading 4"/>
    <w:aliases w:val="Heading 4 do not use"/>
    <w:basedOn w:val="ListParagraph"/>
    <w:link w:val="Heading4Char"/>
    <w:qFormat/>
    <w:rsid w:val="00EC1050"/>
    <w:pPr>
      <w:numPr>
        <w:ilvl w:val="3"/>
        <w:numId w:val="29"/>
      </w:numPr>
      <w:outlineLvl w:val="3"/>
    </w:pPr>
    <w:rPr>
      <w:rFonts w:cs="Arial"/>
    </w:rPr>
  </w:style>
  <w:style w:type="paragraph" w:styleId="Heading5">
    <w:name w:val="heading 5"/>
    <w:aliases w:val="Heading 5 do not use"/>
    <w:basedOn w:val="Heading4"/>
    <w:link w:val="Heading5Char"/>
    <w:qFormat/>
    <w:rsid w:val="00EC1050"/>
    <w:pPr>
      <w:numPr>
        <w:ilvl w:val="4"/>
      </w:numPr>
      <w:outlineLvl w:val="4"/>
    </w:pPr>
  </w:style>
  <w:style w:type="paragraph" w:styleId="Heading6">
    <w:name w:val="heading 6"/>
    <w:aliases w:val="Heading 6 do not use"/>
    <w:basedOn w:val="Heading5"/>
    <w:next w:val="Normal"/>
    <w:link w:val="Heading6Char"/>
    <w:qFormat/>
    <w:rsid w:val="00EC1050"/>
    <w:pPr>
      <w:numPr>
        <w:ilvl w:val="5"/>
      </w:numPr>
      <w:outlineLvl w:val="5"/>
    </w:pPr>
  </w:style>
  <w:style w:type="paragraph" w:styleId="Heading7">
    <w:name w:val="heading 7"/>
    <w:basedOn w:val="ListParagraph"/>
    <w:next w:val="Normal"/>
    <w:link w:val="Heading7Char"/>
    <w:qFormat/>
    <w:rsid w:val="00EC1050"/>
    <w:pPr>
      <w:numPr>
        <w:ilvl w:val="6"/>
        <w:numId w:val="29"/>
      </w:numPr>
      <w:outlineLvl w:val="6"/>
    </w:pPr>
    <w:rPr>
      <w:rFonts w:cs="Arial"/>
    </w:rPr>
  </w:style>
  <w:style w:type="paragraph" w:styleId="Heading8">
    <w:name w:val="heading 8"/>
    <w:basedOn w:val="Heading7"/>
    <w:next w:val="Normal"/>
    <w:link w:val="Heading8Char"/>
    <w:qFormat/>
    <w:rsid w:val="00EC1050"/>
    <w:pPr>
      <w:numPr>
        <w:ilvl w:val="0"/>
        <w:numId w:val="0"/>
      </w:numPr>
      <w:tabs>
        <w:tab w:val="num" w:pos="5040"/>
      </w:tabs>
      <w:ind w:left="5040" w:hanging="720"/>
      <w:outlineLvl w:val="7"/>
    </w:pPr>
  </w:style>
  <w:style w:type="paragraph" w:styleId="Heading9">
    <w:name w:val="heading 9"/>
    <w:basedOn w:val="Heading8"/>
    <w:next w:val="Normal"/>
    <w:link w:val="Heading9Char"/>
    <w:qFormat/>
    <w:rsid w:val="00EC1050"/>
    <w:pPr>
      <w:tabs>
        <w:tab w:val="clear" w:pos="5040"/>
        <w:tab w:val="num" w:pos="5760"/>
      </w:tabs>
      <w:ind w:left="576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next w:val="Normal"/>
    <w:autoRedefine/>
    <w:semiHidden/>
    <w:rsid w:val="002666E9"/>
    <w:rPr>
      <w:b/>
      <w:i/>
    </w:rPr>
  </w:style>
  <w:style w:type="paragraph" w:styleId="TOC2">
    <w:name w:val="toc 2"/>
    <w:basedOn w:val="Normal"/>
    <w:next w:val="Normal"/>
    <w:autoRedefine/>
    <w:semiHidden/>
    <w:rsid w:val="002666E9"/>
    <w:pPr>
      <w:ind w:left="240"/>
    </w:pPr>
  </w:style>
  <w:style w:type="paragraph" w:styleId="TOC3">
    <w:name w:val="toc 3"/>
    <w:basedOn w:val="Normal"/>
    <w:next w:val="Normal"/>
    <w:autoRedefine/>
    <w:semiHidden/>
    <w:rsid w:val="002666E9"/>
    <w:pPr>
      <w:ind w:left="480"/>
    </w:pPr>
  </w:style>
  <w:style w:type="paragraph" w:styleId="TOC4">
    <w:name w:val="toc 4"/>
    <w:basedOn w:val="Normal"/>
    <w:next w:val="Normal"/>
    <w:autoRedefine/>
    <w:semiHidden/>
    <w:rsid w:val="002666E9"/>
    <w:pPr>
      <w:ind w:left="720"/>
    </w:pPr>
  </w:style>
  <w:style w:type="paragraph" w:styleId="TOC5">
    <w:name w:val="toc 5"/>
    <w:basedOn w:val="Normal"/>
    <w:next w:val="Normal"/>
    <w:autoRedefine/>
    <w:semiHidden/>
    <w:rsid w:val="002666E9"/>
    <w:pPr>
      <w:ind w:left="960"/>
    </w:pPr>
  </w:style>
  <w:style w:type="paragraph" w:styleId="TOC6">
    <w:name w:val="toc 6"/>
    <w:basedOn w:val="Normal"/>
    <w:next w:val="Normal"/>
    <w:autoRedefine/>
    <w:semiHidden/>
    <w:rsid w:val="002666E9"/>
    <w:pPr>
      <w:ind w:left="1200"/>
    </w:pPr>
  </w:style>
  <w:style w:type="paragraph" w:styleId="TOC7">
    <w:name w:val="toc 7"/>
    <w:basedOn w:val="Normal"/>
    <w:next w:val="Normal"/>
    <w:autoRedefine/>
    <w:semiHidden/>
    <w:rsid w:val="002666E9"/>
    <w:pPr>
      <w:ind w:left="1440"/>
    </w:pPr>
  </w:style>
  <w:style w:type="paragraph" w:styleId="TOC8">
    <w:name w:val="toc 8"/>
    <w:basedOn w:val="Normal"/>
    <w:next w:val="Normal"/>
    <w:autoRedefine/>
    <w:semiHidden/>
    <w:rsid w:val="002666E9"/>
    <w:pPr>
      <w:ind w:left="1680"/>
    </w:pPr>
  </w:style>
  <w:style w:type="paragraph" w:styleId="TOC9">
    <w:name w:val="toc 9"/>
    <w:basedOn w:val="Normal"/>
    <w:next w:val="Normal"/>
    <w:autoRedefine/>
    <w:semiHidden/>
    <w:rsid w:val="002666E9"/>
    <w:pPr>
      <w:ind w:left="1920"/>
    </w:pPr>
  </w:style>
  <w:style w:type="paragraph" w:styleId="BodyText">
    <w:name w:val="Body Text"/>
    <w:basedOn w:val="Normal"/>
    <w:link w:val="BodyTextChar"/>
    <w:uiPriority w:val="1"/>
    <w:rsid w:val="0006076F"/>
    <w:pPr>
      <w:spacing w:after="160"/>
    </w:pPr>
    <w:rPr>
      <w:rFonts w:ascii="Book Antiqua" w:hAnsi="Book Antiqua"/>
    </w:rPr>
  </w:style>
  <w:style w:type="paragraph" w:styleId="Header">
    <w:name w:val="header"/>
    <w:basedOn w:val="Normal"/>
    <w:link w:val="HeaderChar"/>
    <w:uiPriority w:val="99"/>
    <w:rsid w:val="00474500"/>
    <w:pPr>
      <w:tabs>
        <w:tab w:val="center" w:pos="4320"/>
        <w:tab w:val="right" w:pos="8640"/>
      </w:tabs>
    </w:pPr>
    <w:rPr>
      <w:sz w:val="18"/>
    </w:rPr>
  </w:style>
  <w:style w:type="character" w:styleId="PageNumber">
    <w:name w:val="page number"/>
    <w:basedOn w:val="DefaultParagraphFont"/>
    <w:rsid w:val="00056D99"/>
    <w:rPr>
      <w:rFonts w:ascii="Univers" w:hAnsi="Univers"/>
      <w:sz w:val="18"/>
    </w:rPr>
  </w:style>
  <w:style w:type="paragraph" w:styleId="Footer">
    <w:name w:val="footer"/>
    <w:basedOn w:val="Normal"/>
    <w:rsid w:val="002666E9"/>
    <w:pPr>
      <w:tabs>
        <w:tab w:val="center" w:pos="4320"/>
        <w:tab w:val="right" w:pos="8640"/>
      </w:tabs>
    </w:pPr>
  </w:style>
  <w:style w:type="paragraph" w:styleId="custom" w:customStyle="1">
    <w:name w:val="custom"/>
    <w:basedOn w:val="Normal"/>
    <w:autoRedefine/>
    <w:rsid w:val="00756C8C"/>
    <w:pPr>
      <w:ind w:left="1080" w:hanging="1080"/>
      <w:jc w:val="both"/>
    </w:pPr>
    <w:rPr>
      <w:b/>
      <w:bCs/>
      <w:snapToGrid w:val="0"/>
      <w:u w:val="single"/>
    </w:rPr>
  </w:style>
  <w:style w:type="paragraph" w:styleId="TableText" w:customStyle="1">
    <w:name w:val="Table Text"/>
    <w:basedOn w:val="Normal"/>
    <w:rsid w:val="00816BAF"/>
    <w:pPr>
      <w:spacing w:before="60" w:after="60"/>
    </w:pPr>
  </w:style>
  <w:style w:type="character" w:styleId="Heading2Char" w:customStyle="1">
    <w:name w:val="Heading 2 Char"/>
    <w:aliases w:val="Heading 2 Char Char1 Char"/>
    <w:link w:val="Heading2"/>
    <w:rsid w:val="00D2591C"/>
    <w:rPr>
      <w:u w:val="single"/>
    </w:rPr>
  </w:style>
  <w:style w:type="paragraph" w:styleId="BodyTextIndent">
    <w:name w:val="Body Text Indent"/>
    <w:basedOn w:val="Normal"/>
    <w:rsid w:val="002666E9"/>
    <w:pPr>
      <w:tabs>
        <w:tab w:val="left" w:pos="-480"/>
        <w:tab w:val="left" w:pos="540"/>
        <w:tab w:val="left" w:pos="1080"/>
        <w:tab w:val="left" w:pos="1260"/>
        <w:tab w:val="left" w:pos="1440"/>
        <w:tab w:val="left" w:pos="1620"/>
        <w:tab w:val="left" w:pos="1800"/>
        <w:tab w:val="left" w:pos="1980"/>
        <w:tab w:val="left" w:pos="5760"/>
      </w:tabs>
      <w:spacing w:line="230" w:lineRule="exact"/>
      <w:ind w:left="900"/>
      <w:jc w:val="both"/>
    </w:pPr>
    <w:rPr>
      <w:i/>
      <w:color w:val="FF0000"/>
    </w:rPr>
  </w:style>
  <w:style w:type="paragraph" w:styleId="SpecHeading1" w:customStyle="1">
    <w:name w:val="Spec Heading 1"/>
    <w:basedOn w:val="Heading1"/>
    <w:autoRedefine/>
    <w:rsid w:val="00111AED"/>
    <w:pPr>
      <w:keepNext/>
      <w:keepLines/>
      <w:numPr>
        <w:numId w:val="2"/>
      </w:numPr>
      <w:pBdr>
        <w:bottom w:val="single" w:color="auto" w:sz="4" w:space="0"/>
      </w:pBdr>
      <w:tabs>
        <w:tab w:val="right" w:leader="dot" w:pos="10800"/>
      </w:tabs>
      <w:spacing w:after="240" w:line="240" w:lineRule="atLeast"/>
      <w:ind w:right="7560"/>
    </w:pPr>
    <w:rPr>
      <w:bCs/>
      <w:caps/>
      <w:kern w:val="20"/>
      <w:lang w:val="en-GB"/>
    </w:rPr>
  </w:style>
  <w:style w:type="paragraph" w:styleId="SpecHeading2" w:customStyle="1">
    <w:name w:val="Spec Heading 2"/>
    <w:basedOn w:val="Heading2"/>
    <w:autoRedefine/>
    <w:rsid w:val="00111AED"/>
    <w:pPr>
      <w:keepNext/>
      <w:keepLines/>
      <w:numPr>
        <w:numId w:val="2"/>
      </w:numPr>
      <w:pBdr>
        <w:top w:val="single" w:color="FFFFFF" w:sz="6" w:space="1"/>
      </w:pBdr>
      <w:spacing w:after="240" w:line="240" w:lineRule="atLeast"/>
      <w:ind w:right="2880"/>
    </w:pPr>
    <w:rPr>
      <w:bCs/>
      <w:spacing w:val="-6"/>
      <w:kern w:val="28"/>
      <w:szCs w:val="20"/>
    </w:rPr>
  </w:style>
  <w:style w:type="paragraph" w:styleId="NormalSpec" w:customStyle="1">
    <w:name w:val="Normal Spec"/>
    <w:basedOn w:val="Normal"/>
    <w:rsid w:val="00111AED"/>
    <w:pPr>
      <w:widowControl w:val="0"/>
      <w:tabs>
        <w:tab w:val="center" w:pos="5400"/>
        <w:tab w:val="right" w:pos="10620"/>
      </w:tabs>
    </w:pPr>
    <w:rPr>
      <w:rFonts w:ascii="Univers (W1)" w:hAnsi="Univers (W1)"/>
      <w:spacing w:val="-5"/>
      <w:szCs w:val="20"/>
    </w:rPr>
  </w:style>
  <w:style w:type="paragraph" w:styleId="BalloonText">
    <w:name w:val="Balloon Text"/>
    <w:basedOn w:val="Normal"/>
    <w:semiHidden/>
    <w:rsid w:val="00054EC9"/>
    <w:rPr>
      <w:rFonts w:ascii="Tahoma" w:hAnsi="Tahoma" w:cs="Tahoma"/>
      <w:sz w:val="16"/>
      <w:szCs w:val="16"/>
    </w:rPr>
  </w:style>
  <w:style w:type="paragraph" w:styleId="List">
    <w:name w:val="List"/>
    <w:aliases w:val="Heading 2 list"/>
    <w:basedOn w:val="Normal"/>
    <w:rsid w:val="009F6E4C"/>
    <w:pPr>
      <w:numPr>
        <w:numId w:val="4"/>
      </w:numPr>
      <w:jc w:val="both"/>
      <w:outlineLvl w:val="0"/>
    </w:pPr>
    <w:rPr>
      <w:szCs w:val="20"/>
    </w:rPr>
  </w:style>
  <w:style w:type="paragraph" w:styleId="List2">
    <w:name w:val="List 2"/>
    <w:basedOn w:val="Normal"/>
    <w:rsid w:val="009F6E4C"/>
    <w:pPr>
      <w:numPr>
        <w:numId w:val="3"/>
      </w:numPr>
      <w:jc w:val="both"/>
      <w:outlineLvl w:val="0"/>
    </w:pPr>
    <w:rPr>
      <w:szCs w:val="20"/>
      <w:lang w:val="en-GB"/>
    </w:rPr>
  </w:style>
  <w:style w:type="character" w:styleId="HeaderChar" w:customStyle="1">
    <w:name w:val="Header Char"/>
    <w:basedOn w:val="DefaultParagraphFont"/>
    <w:link w:val="Header"/>
    <w:uiPriority w:val="99"/>
    <w:rsid w:val="00C25FBA"/>
    <w:rPr>
      <w:sz w:val="18"/>
      <w:szCs w:val="22"/>
      <w:lang w:eastAsia="en-US"/>
    </w:rPr>
  </w:style>
  <w:style w:type="numbering" w:styleId="Style1" w:customStyle="1">
    <w:name w:val="Style1"/>
    <w:uiPriority w:val="99"/>
    <w:rsid w:val="00037F96"/>
    <w:pPr>
      <w:numPr>
        <w:numId w:val="5"/>
      </w:numPr>
    </w:pPr>
  </w:style>
  <w:style w:type="paragraph" w:styleId="ListParagraph">
    <w:name w:val="List Paragraph"/>
    <w:basedOn w:val="Normal"/>
    <w:uiPriority w:val="34"/>
    <w:qFormat/>
    <w:rsid w:val="00EC1050"/>
    <w:pPr>
      <w:ind w:left="720"/>
      <w:contextualSpacing/>
    </w:pPr>
  </w:style>
  <w:style w:type="paragraph" w:styleId="STTable" w:customStyle="1">
    <w:name w:val="STTable"/>
    <w:basedOn w:val="Normal"/>
    <w:rsid w:val="00092F02"/>
    <w:pPr>
      <w:widowControl w:val="0"/>
      <w:snapToGrid w:val="0"/>
      <w:spacing w:before="40" w:after="40"/>
    </w:pPr>
    <w:rPr>
      <w:szCs w:val="20"/>
      <w:lang w:val="en-US"/>
    </w:rPr>
  </w:style>
  <w:style w:type="paragraph" w:styleId="TableHeading" w:customStyle="1">
    <w:name w:val="Table Heading"/>
    <w:basedOn w:val="TableText"/>
    <w:rsid w:val="00092F02"/>
    <w:pPr>
      <w:widowControl w:val="0"/>
      <w:snapToGrid w:val="0"/>
      <w:spacing w:before="120" w:after="0"/>
      <w:jc w:val="center"/>
    </w:pPr>
    <w:rPr>
      <w:b/>
      <w:szCs w:val="20"/>
      <w:lang w:val="en-US"/>
    </w:rPr>
  </w:style>
  <w:style w:type="character" w:styleId="Heading3Char" w:customStyle="1">
    <w:name w:val="Heading 3 Char"/>
    <w:aliases w:val="Heading 3 do not use Char"/>
    <w:link w:val="Heading3"/>
    <w:rsid w:val="00EC1050"/>
  </w:style>
  <w:style w:type="paragraph" w:styleId="BodyTextIndent3">
    <w:name w:val="Body Text Indent 3"/>
    <w:basedOn w:val="Normal"/>
    <w:link w:val="BodyTextIndent3Char"/>
    <w:rsid w:val="0099714E"/>
    <w:pPr>
      <w:ind w:left="360"/>
    </w:pPr>
    <w:rPr>
      <w:sz w:val="16"/>
      <w:szCs w:val="16"/>
    </w:rPr>
  </w:style>
  <w:style w:type="character" w:styleId="BodyTextIndent3Char" w:customStyle="1">
    <w:name w:val="Body Text Indent 3 Char"/>
    <w:basedOn w:val="DefaultParagraphFont"/>
    <w:link w:val="BodyTextIndent3"/>
    <w:rsid w:val="0099714E"/>
    <w:rPr>
      <w:sz w:val="16"/>
      <w:szCs w:val="16"/>
      <w:lang w:eastAsia="en-US"/>
    </w:rPr>
  </w:style>
  <w:style w:type="character" w:styleId="Heading4Char" w:customStyle="1">
    <w:name w:val="Heading 4 Char"/>
    <w:aliases w:val="Heading 4 do not use Char"/>
    <w:basedOn w:val="DefaultParagraphFont"/>
    <w:link w:val="Heading4"/>
    <w:rsid w:val="00EC1050"/>
    <w:rPr>
      <w:rFonts w:cs="Arial"/>
    </w:rPr>
  </w:style>
  <w:style w:type="paragraph" w:styleId="StyleHeading4Heading4donotuseLeft15Hanging063" w:customStyle="1">
    <w:name w:val="Style Heading 4Heading 4 do not use + Left:  1.5&quot; Hanging:  0.63&quot;"/>
    <w:basedOn w:val="Heading4"/>
    <w:rsid w:val="00051DCC"/>
    <w:pPr>
      <w:numPr>
        <w:numId w:val="7"/>
      </w:numPr>
    </w:pPr>
  </w:style>
  <w:style w:type="paragraph" w:styleId="SPECText1" w:customStyle="1">
    <w:name w:val="SPECText[1]"/>
    <w:basedOn w:val="Normal"/>
    <w:rsid w:val="00CA152A"/>
    <w:pPr>
      <w:keepNext/>
      <w:numPr>
        <w:numId w:val="8"/>
      </w:numPr>
      <w:snapToGrid w:val="0"/>
      <w:spacing w:before="480"/>
      <w:outlineLvl w:val="0"/>
    </w:pPr>
    <w:rPr>
      <w:szCs w:val="20"/>
      <w:lang w:val="en-US"/>
    </w:rPr>
  </w:style>
  <w:style w:type="paragraph" w:styleId="SPECText2" w:customStyle="1">
    <w:name w:val="SPECText[2]"/>
    <w:basedOn w:val="Normal"/>
    <w:rsid w:val="00CA152A"/>
    <w:pPr>
      <w:keepNext/>
      <w:numPr>
        <w:ilvl w:val="1"/>
        <w:numId w:val="8"/>
      </w:numPr>
      <w:snapToGrid w:val="0"/>
      <w:spacing w:before="240"/>
      <w:outlineLvl w:val="1"/>
    </w:pPr>
    <w:rPr>
      <w:szCs w:val="20"/>
      <w:lang w:val="en-US"/>
    </w:rPr>
  </w:style>
  <w:style w:type="paragraph" w:styleId="SPECText3" w:customStyle="1">
    <w:name w:val="SPECText[3]"/>
    <w:basedOn w:val="Normal"/>
    <w:rsid w:val="00CA152A"/>
    <w:pPr>
      <w:numPr>
        <w:ilvl w:val="2"/>
        <w:numId w:val="8"/>
      </w:numPr>
      <w:snapToGrid w:val="0"/>
      <w:spacing w:before="240"/>
      <w:outlineLvl w:val="2"/>
    </w:pPr>
    <w:rPr>
      <w:szCs w:val="20"/>
      <w:lang w:val="en-US"/>
    </w:rPr>
  </w:style>
  <w:style w:type="paragraph" w:styleId="SPECText4" w:customStyle="1">
    <w:name w:val="SPECText[4]"/>
    <w:basedOn w:val="Normal"/>
    <w:rsid w:val="00CA152A"/>
    <w:pPr>
      <w:numPr>
        <w:ilvl w:val="3"/>
        <w:numId w:val="8"/>
      </w:numPr>
      <w:snapToGrid w:val="0"/>
      <w:outlineLvl w:val="3"/>
    </w:pPr>
    <w:rPr>
      <w:szCs w:val="20"/>
      <w:lang w:val="en-US"/>
    </w:rPr>
  </w:style>
  <w:style w:type="paragraph" w:styleId="SPECText5" w:customStyle="1">
    <w:name w:val="SPECText[5]"/>
    <w:basedOn w:val="Normal"/>
    <w:rsid w:val="00CA152A"/>
    <w:pPr>
      <w:numPr>
        <w:ilvl w:val="4"/>
        <w:numId w:val="8"/>
      </w:numPr>
      <w:snapToGrid w:val="0"/>
      <w:outlineLvl w:val="4"/>
    </w:pPr>
    <w:rPr>
      <w:szCs w:val="20"/>
      <w:lang w:val="en-US"/>
    </w:rPr>
  </w:style>
  <w:style w:type="paragraph" w:styleId="SPECText6" w:customStyle="1">
    <w:name w:val="SPECText[6]"/>
    <w:basedOn w:val="Normal"/>
    <w:rsid w:val="00CA152A"/>
    <w:pPr>
      <w:numPr>
        <w:ilvl w:val="5"/>
        <w:numId w:val="8"/>
      </w:numPr>
      <w:snapToGrid w:val="0"/>
      <w:outlineLvl w:val="5"/>
    </w:pPr>
    <w:rPr>
      <w:szCs w:val="20"/>
      <w:lang w:val="en-US"/>
    </w:rPr>
  </w:style>
  <w:style w:type="paragraph" w:styleId="SPECText7" w:customStyle="1">
    <w:name w:val="SPECText[7]"/>
    <w:basedOn w:val="Normal"/>
    <w:rsid w:val="00CA152A"/>
    <w:pPr>
      <w:numPr>
        <w:ilvl w:val="6"/>
        <w:numId w:val="8"/>
      </w:numPr>
      <w:snapToGrid w:val="0"/>
      <w:outlineLvl w:val="6"/>
    </w:pPr>
    <w:rPr>
      <w:szCs w:val="20"/>
      <w:lang w:val="en-US"/>
    </w:rPr>
  </w:style>
  <w:style w:type="paragraph" w:styleId="SPECText8" w:customStyle="1">
    <w:name w:val="SPECText[8]"/>
    <w:basedOn w:val="Normal"/>
    <w:rsid w:val="00CA152A"/>
    <w:pPr>
      <w:numPr>
        <w:ilvl w:val="7"/>
        <w:numId w:val="8"/>
      </w:numPr>
      <w:snapToGrid w:val="0"/>
      <w:outlineLvl w:val="7"/>
    </w:pPr>
    <w:rPr>
      <w:szCs w:val="20"/>
      <w:lang w:val="en-US"/>
    </w:rPr>
  </w:style>
  <w:style w:type="paragraph" w:styleId="SPECText9" w:customStyle="1">
    <w:name w:val="SPECText[9]"/>
    <w:basedOn w:val="Normal"/>
    <w:rsid w:val="00CA152A"/>
    <w:pPr>
      <w:numPr>
        <w:ilvl w:val="8"/>
        <w:numId w:val="8"/>
      </w:numPr>
      <w:snapToGrid w:val="0"/>
      <w:outlineLvl w:val="8"/>
    </w:pPr>
    <w:rPr>
      <w:szCs w:val="20"/>
      <w:lang w:val="en-US"/>
    </w:rPr>
  </w:style>
  <w:style w:type="character" w:styleId="CommentReference">
    <w:name w:val="annotation reference"/>
    <w:basedOn w:val="DefaultParagraphFont"/>
    <w:rsid w:val="00B26B65"/>
    <w:rPr>
      <w:sz w:val="16"/>
      <w:szCs w:val="16"/>
    </w:rPr>
  </w:style>
  <w:style w:type="paragraph" w:styleId="CommentText">
    <w:name w:val="annotation text"/>
    <w:basedOn w:val="Normal"/>
    <w:link w:val="CommentTextChar"/>
    <w:rsid w:val="00B26B65"/>
    <w:pPr>
      <w:jc w:val="both"/>
    </w:pPr>
    <w:rPr>
      <w:rFonts w:ascii="Arial" w:hAnsi="Arial"/>
      <w:szCs w:val="24"/>
      <w:lang w:val="en-US"/>
    </w:rPr>
  </w:style>
  <w:style w:type="character" w:styleId="CommentTextChar" w:customStyle="1">
    <w:name w:val="Comment Text Char"/>
    <w:basedOn w:val="DefaultParagraphFont"/>
    <w:link w:val="CommentText"/>
    <w:rsid w:val="00B26B65"/>
    <w:rPr>
      <w:rFonts w:ascii="Arial" w:hAnsi="Arial"/>
      <w:szCs w:val="24"/>
      <w:lang w:val="en-US" w:eastAsia="en-US"/>
    </w:rPr>
  </w:style>
  <w:style w:type="paragraph" w:styleId="Tablelist" w:customStyle="1">
    <w:name w:val="Table list"/>
    <w:basedOn w:val="EndnoteText"/>
    <w:rsid w:val="00307967"/>
    <w:rPr>
      <w:rFonts w:ascii="Book Antiqua" w:hAnsi="Book Antiqua"/>
      <w:lang w:val="en-US"/>
    </w:rPr>
  </w:style>
  <w:style w:type="paragraph" w:styleId="EndnoteText">
    <w:name w:val="endnote text"/>
    <w:basedOn w:val="Normal"/>
    <w:link w:val="EndnoteTextChar"/>
    <w:rsid w:val="00307967"/>
    <w:rPr>
      <w:szCs w:val="20"/>
    </w:rPr>
  </w:style>
  <w:style w:type="character" w:styleId="EndnoteTextChar" w:customStyle="1">
    <w:name w:val="Endnote Text Char"/>
    <w:basedOn w:val="DefaultParagraphFont"/>
    <w:link w:val="EndnoteText"/>
    <w:rsid w:val="00307967"/>
    <w:rPr>
      <w:lang w:eastAsia="en-US"/>
    </w:rPr>
  </w:style>
  <w:style w:type="paragraph" w:styleId="EndofSection" w:customStyle="1">
    <w:name w:val="End of Section"/>
    <w:basedOn w:val="Normal"/>
    <w:rsid w:val="00FD652A"/>
    <w:pPr>
      <w:suppressAutoHyphens/>
      <w:spacing w:before="240"/>
      <w:jc w:val="center"/>
    </w:pPr>
    <w:rPr>
      <w:caps/>
      <w:spacing w:val="-3"/>
      <w:szCs w:val="20"/>
      <w:lang w:val="en-GB"/>
    </w:rPr>
  </w:style>
  <w:style w:type="paragraph" w:styleId="NotApplicable" w:customStyle="1">
    <w:name w:val="Not Applicable"/>
    <w:basedOn w:val="Normal"/>
    <w:rsid w:val="00FD652A"/>
    <w:pPr>
      <w:spacing w:after="240"/>
      <w:ind w:left="1440"/>
    </w:pPr>
    <w:rPr>
      <w:szCs w:val="20"/>
      <w:lang w:val="en-GB"/>
    </w:rPr>
  </w:style>
  <w:style w:type="character" w:styleId="Heading1Char" w:customStyle="1">
    <w:name w:val="Heading 1 Char"/>
    <w:aliases w:val="Contents - level1 Char"/>
    <w:basedOn w:val="DefaultParagraphFont"/>
    <w:link w:val="Heading1"/>
    <w:rsid w:val="00D2591C"/>
  </w:style>
  <w:style w:type="character" w:styleId="Heading5Char" w:customStyle="1">
    <w:name w:val="Heading 5 Char"/>
    <w:aliases w:val="Heading 5 do not use Char"/>
    <w:link w:val="Heading5"/>
    <w:rsid w:val="00EC1050"/>
    <w:rPr>
      <w:rFonts w:cs="Arial"/>
    </w:rPr>
  </w:style>
  <w:style w:type="character" w:styleId="Heading6Char" w:customStyle="1">
    <w:name w:val="Heading 6 Char"/>
    <w:aliases w:val="Heading 6 do not use Char"/>
    <w:link w:val="Heading6"/>
    <w:rsid w:val="00EC1050"/>
    <w:rPr>
      <w:rFonts w:cs="Arial"/>
    </w:rPr>
  </w:style>
  <w:style w:type="character" w:styleId="Heading7Char" w:customStyle="1">
    <w:name w:val="Heading 7 Char"/>
    <w:link w:val="Heading7"/>
    <w:rsid w:val="00EC1050"/>
    <w:rPr>
      <w:rFonts w:cs="Arial"/>
    </w:rPr>
  </w:style>
  <w:style w:type="character" w:styleId="Heading8Char" w:customStyle="1">
    <w:name w:val="Heading 8 Char"/>
    <w:basedOn w:val="DefaultParagraphFont"/>
    <w:link w:val="Heading8"/>
    <w:rsid w:val="00EC1050"/>
    <w:rPr>
      <w:rFonts w:cs="Arial"/>
    </w:rPr>
  </w:style>
  <w:style w:type="character" w:styleId="Heading9Char" w:customStyle="1">
    <w:name w:val="Heading 9 Char"/>
    <w:basedOn w:val="DefaultParagraphFont"/>
    <w:link w:val="Heading9"/>
    <w:rsid w:val="00EC1050"/>
    <w:rPr>
      <w:rFonts w:cs="Arial"/>
    </w:rPr>
  </w:style>
  <w:style w:type="paragraph" w:styleId="Title">
    <w:name w:val="Title"/>
    <w:basedOn w:val="Normal"/>
    <w:link w:val="TitleChar"/>
    <w:qFormat/>
    <w:rsid w:val="00EC1050"/>
    <w:pPr>
      <w:keepNext/>
      <w:spacing w:before="160" w:after="30"/>
    </w:pPr>
    <w:rPr>
      <w:rFonts w:ascii="Arial Narrow" w:hAnsi="Arial Narrow"/>
      <w:b/>
    </w:rPr>
  </w:style>
  <w:style w:type="character" w:styleId="TitleChar" w:customStyle="1">
    <w:name w:val="Title Char"/>
    <w:basedOn w:val="DefaultParagraphFont"/>
    <w:link w:val="Title"/>
    <w:rsid w:val="00EC1050"/>
    <w:rPr>
      <w:rFonts w:ascii="Arial Narrow" w:hAnsi="Arial Narrow"/>
      <w:b/>
    </w:rPr>
  </w:style>
  <w:style w:type="character" w:styleId="BodyTextChar" w:customStyle="1">
    <w:name w:val="Body Text Char"/>
    <w:link w:val="BodyText"/>
    <w:uiPriority w:val="1"/>
    <w:rsid w:val="0006076F"/>
    <w:rPr>
      <w:rFonts w:ascii="Book Antiqua" w:hAnsi="Book Antiqua"/>
    </w:rPr>
  </w:style>
  <w:style w:type="character" w:styleId="Strong">
    <w:name w:val="Strong"/>
    <w:qFormat/>
    <w:rsid w:val="00EC1050"/>
    <w:rPr>
      <w:b/>
    </w:rPr>
  </w:style>
  <w:style w:type="paragraph" w:styleId="20150421specs" w:customStyle="1">
    <w:name w:val="2015.04.21_specs"/>
    <w:basedOn w:val="Heading1"/>
    <w:link w:val="20150421specsChar"/>
    <w:qFormat/>
    <w:rsid w:val="00EC1050"/>
    <w:pPr>
      <w:numPr>
        <w:numId w:val="0"/>
      </w:numPr>
      <w:tabs>
        <w:tab w:val="num" w:pos="720"/>
      </w:tabs>
      <w:ind w:left="720" w:hanging="720"/>
    </w:pPr>
  </w:style>
  <w:style w:type="character" w:styleId="20150421specsChar" w:customStyle="1">
    <w:name w:val="2015.04.21_specs Char"/>
    <w:basedOn w:val="Heading1Char"/>
    <w:link w:val="20150421specs"/>
    <w:rsid w:val="00EC1050"/>
  </w:style>
  <w:style w:type="paragraph" w:styleId="CommentSubject">
    <w:name w:val="annotation subject"/>
    <w:basedOn w:val="CommentText"/>
    <w:next w:val="CommentText"/>
    <w:link w:val="CommentSubjectChar"/>
    <w:rsid w:val="00977EE6"/>
    <w:pPr>
      <w:jc w:val="left"/>
    </w:pPr>
    <w:rPr>
      <w:rFonts w:ascii="Calibri" w:hAnsi="Calibri"/>
      <w:b/>
      <w:bCs/>
      <w:sz w:val="20"/>
      <w:szCs w:val="20"/>
      <w:lang w:val="en-CA"/>
    </w:rPr>
  </w:style>
  <w:style w:type="character" w:styleId="CommentSubjectChar" w:customStyle="1">
    <w:name w:val="Comment Subject Char"/>
    <w:basedOn w:val="CommentTextChar"/>
    <w:link w:val="CommentSubject"/>
    <w:rsid w:val="00977EE6"/>
    <w:rPr>
      <w:rFonts w:ascii="Arial" w:hAnsi="Arial"/>
      <w:b/>
      <w:bCs/>
      <w:sz w:val="20"/>
      <w:szCs w:val="20"/>
      <w:lang w:val="en-US" w:eastAsia="en-US"/>
    </w:rPr>
  </w:style>
  <w:style w:type="paragraph" w:styleId="Revision">
    <w:name w:val="Revision"/>
    <w:hidden/>
    <w:uiPriority w:val="99"/>
    <w:semiHidden/>
    <w:rsid w:val="00977EE6"/>
  </w:style>
  <w:style w:type="paragraph" w:styleId="NormalTableText" w:customStyle="1">
    <w:name w:val="Normal Table Text"/>
    <w:basedOn w:val="Normal"/>
    <w:rsid w:val="0094362E"/>
    <w:pPr>
      <w:widowControl w:val="0"/>
      <w:spacing w:before="60" w:after="60"/>
    </w:pPr>
    <w:rPr>
      <w:rFonts w:ascii="Arial" w:hAnsi="Arial"/>
      <w:sz w:val="20"/>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456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microsoft.com/office/2011/relationships/people" Target="peop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8E50B80A32C040A85FB450FB26C9E5" ma:contentTypeVersion="38" ma:contentTypeDescription="Create a new document." ma:contentTypeScope="" ma:versionID="c1c9014096dd8b7382c9642fdf3277be">
  <xsd:schema xmlns:xsd="http://www.w3.org/2001/XMLSchema" xmlns:xs="http://www.w3.org/2001/XMLSchema" xmlns:p="http://schemas.microsoft.com/office/2006/metadata/properties" xmlns:ns2="842cd523-47d6-43d6-8211-471f8d7272d8" xmlns:ns3="d6d05743-d6d0-46ac-98bc-99f29ab3bcad" targetNamespace="http://schemas.microsoft.com/office/2006/metadata/properties" ma:root="true" ma:fieldsID="63c2c382466a428a0d7208626079737a" ns2:_="" ns3:_="">
    <xsd:import namespace="842cd523-47d6-43d6-8211-471f8d7272d8"/>
    <xsd:import namespace="d6d05743-d6d0-46ac-98bc-99f29ab3bcad"/>
    <xsd:element name="properties">
      <xsd:complexType>
        <xsd:sequence>
          <xsd:element name="documentManagement">
            <xsd:complexType>
              <xsd:all>
                <xsd:element ref="ns2:MediaServiceMetadata" minOccurs="0"/>
                <xsd:element ref="ns2:MediaServiceFastMetadata" minOccurs="0"/>
                <xsd:element ref="ns2:Target_x0020_Audiences" minOccurs="0"/>
                <xsd:element ref="ns2:_ModernAudienceTargetUserField" minOccurs="0"/>
                <xsd:element ref="ns2:_ModernAudienceAadObjectIds" minOccurs="0"/>
                <xsd:element ref="ns3:SharedWithUsers" minOccurs="0"/>
                <xsd:element ref="ns3:SharedWithDetails" minOccurs="0"/>
                <xsd:element ref="ns2:MediaServiceAutoKeyPoints" minOccurs="0"/>
                <xsd:element ref="ns2:MediaServiceKeyPoints" minOccurs="0"/>
                <xsd:element ref="ns2:Project_x0020_Manager" minOccurs="0"/>
                <xsd:element ref="ns2:Project_x0020_Code" minOccurs="0"/>
                <xsd:element ref="ns2:Project_x0020_Name" minOccurs="0"/>
                <xsd:element ref="ns2:Client_x0020_Organization" minOccurs="0"/>
                <xsd:element ref="ns2:Owner_x0020_Organization" minOccurs="0"/>
                <xsd:element ref="ns2:cb1c6817ddae4f4e962caf55b63bf464" minOccurs="0"/>
                <xsd:element ref="ns3:TaxCatchAll" minOccurs="0"/>
                <xsd:element ref="ns2:l618b0fee8ca4f429e9e6411e9e95b53" minOccurs="0"/>
                <xsd:element ref="ns2:Division" minOccurs="0"/>
                <xsd:element ref="ns2:Project_x0020_Status" minOccurs="0"/>
                <xsd:element ref="ns2:Sector" minOccurs="0"/>
                <xsd:element ref="ns2:ledd8dc17b1542dd8fd0ab7b94bcc985" minOccurs="0"/>
                <xsd:element ref="ns2:m5c1804717744f9fa1524b0f29103316" minOccurs="0"/>
                <xsd:element ref="ns2:ffbb60d3286f4764a7cd927fbe3c3406" minOccurs="0"/>
                <xsd:element ref="ns2:Status" minOccurs="0"/>
                <xsd:element ref="ns2:AERIS_x0020_Version" minOccurs="0"/>
                <xsd:element ref="ns2:AERIS_x0020_Published_x0020_Date" minOccurs="0"/>
                <xsd:element ref="ns2:AERIS_x0020_Link" minOccurs="0"/>
                <xsd:element ref="ns2:ddcb8363e9a649659ceb1033f1d9969c"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2cd523-47d6-43d6-8211-471f8d7272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Target_x0020_Audiences" ma:index="10" nillable="true" ma:displayName="Target Audiences" ma:internalName="Target_x0020_Audiences">
      <xsd:simpleType>
        <xsd:restriction base="dms:Unknown"/>
      </xsd:simpleType>
    </xsd:element>
    <xsd:element name="_ModernAudienceTargetUserField" ma:index="11" nillable="true" ma:displayName="Audience" ma:list="UserInfo" ma:SharePointGroup="0" ma:internalName="_ModernAudienceTargetUserField"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ModernAudienceAadObjectIds" ma:index="12" nillable="true" ma:displayName="AudienceIds" ma:list="{43165f19-f1c4-4d99-a16a-264f48dff973}" ma:internalName="_ModernAudienceAadObjectIds" ma:readOnly="true" ma:showField="_AadObjectIdForUser" ma:web="d6d05743-d6d0-46ac-98bc-99f29ab3bcad">
      <xsd:complexType>
        <xsd:complexContent>
          <xsd:extension base="dms:MultiChoiceLookup">
            <xsd:sequence>
              <xsd:element name="Value" type="dms:Lookup" maxOccurs="unbounded" minOccurs="0" nillable="true"/>
            </xsd:sequence>
          </xsd:extension>
        </xsd:complexContent>
      </xsd:complex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Project_x0020_Manager" ma:index="17" nillable="true" ma:displayName="Project Manager" ma:default="Andrew Moreton" ma:internalName="Project_x0020_Manager">
      <xsd:simpleType>
        <xsd:restriction base="dms:Text">
          <xsd:maxLength value="255"/>
        </xsd:restriction>
      </xsd:simpleType>
    </xsd:element>
    <xsd:element name="Project_x0020_Code" ma:index="18" nillable="true" ma:displayName="Project Code" ma:default="2020-5445-00" ma:internalName="Project_x0020_Code">
      <xsd:simpleType>
        <xsd:restriction base="dms:Text">
          <xsd:maxLength value="255"/>
        </xsd:restriction>
      </xsd:simpleType>
    </xsd:element>
    <xsd:element name="Project_x0020_Name" ma:index="19" nillable="true" ma:displayName="Project Name" ma:default="Northeast Vaughan Water Servicing Project" ma:internalName="Project_x0020_Name">
      <xsd:simpleType>
        <xsd:restriction base="dms:Text">
          <xsd:maxLength value="255"/>
        </xsd:restriction>
      </xsd:simpleType>
    </xsd:element>
    <xsd:element name="Client_x0020_Organization" ma:index="20" nillable="true" ma:displayName="Client Organization" ma:internalName="Client_x0020_Organization">
      <xsd:simpleType>
        <xsd:restriction base="dms:Text">
          <xsd:maxLength value="255"/>
        </xsd:restriction>
      </xsd:simpleType>
    </xsd:element>
    <xsd:element name="Owner_x0020_Organization" ma:index="21" nillable="true" ma:displayName="Owner Organization" ma:internalName="Owner_x0020_Organization">
      <xsd:simpleType>
        <xsd:restriction base="dms:Text">
          <xsd:maxLength value="255"/>
        </xsd:restriction>
      </xsd:simpleType>
    </xsd:element>
    <xsd:element name="cb1c6817ddae4f4e962caf55b63bf464" ma:index="23" nillable="true" ma:taxonomy="true" ma:internalName="cb1c6817ddae4f4e962caf55b63bf464" ma:taxonomyFieldName="Internal_x0020_Organization" ma:displayName="Internal Organization" ma:default="" ma:fieldId="{cb1c6817-ddae-4f4e-962c-af55b63bf464}" ma:sspId="4d32d354-0e99-4421-b819-db95894b1888" ma:termSetId="ffdaf2cf-ea55-46fd-88f8-ad2c39e66661" ma:anchorId="0636ebcc-12de-4bad-b1ae-f760de9ef692" ma:open="false" ma:isKeyword="false">
      <xsd:complexType>
        <xsd:sequence>
          <xsd:element ref="pc:Terms" minOccurs="0" maxOccurs="1"/>
        </xsd:sequence>
      </xsd:complexType>
    </xsd:element>
    <xsd:element name="l618b0fee8ca4f429e9e6411e9e95b53" ma:index="26" nillable="true" ma:taxonomy="true" ma:internalName="l618b0fee8ca4f429e9e6411e9e95b53" ma:taxonomyFieldName="Office" ma:displayName="Office" ma:default="" ma:fieldId="{5618b0fe-e8ca-4f42-9e9e-6411e9e95b53}" ma:sspId="4d32d354-0e99-4421-b819-db95894b1888" ma:termSetId="b49f64b3-4722-4336-9a5c-56c326b344d4" ma:anchorId="75d25fab-71e2-4ece-bb1e-4b760072d18d" ma:open="false" ma:isKeyword="false">
      <xsd:complexType>
        <xsd:sequence>
          <xsd:element ref="pc:Terms" minOccurs="0" maxOccurs="1"/>
        </xsd:sequence>
      </xsd:complexType>
    </xsd:element>
    <xsd:element name="Division" ma:index="27" nillable="true" ma:displayName="Division" ma:default="ON Toronto Infrastructure" ma:internalName="Division">
      <xsd:simpleType>
        <xsd:restriction base="dms:Text">
          <xsd:maxLength value="255"/>
        </xsd:restriction>
      </xsd:simpleType>
    </xsd:element>
    <xsd:element name="Project_x0020_Status" ma:index="28" nillable="true" ma:displayName="Project Status" ma:default="Open" ma:internalName="Project_x0020_Status">
      <xsd:simpleType>
        <xsd:restriction base="dms:Text">
          <xsd:maxLength value="255"/>
        </xsd:restriction>
      </xsd:simpleType>
    </xsd:element>
    <xsd:element name="Sector" ma:index="29" nillable="true" ma:displayName="Sector" ma:default="Water and Sanitation" ma:internalName="Sector">
      <xsd:simpleType>
        <xsd:restriction base="dms:Text">
          <xsd:maxLength value="255"/>
        </xsd:restriction>
      </xsd:simpleType>
    </xsd:element>
    <xsd:element name="ledd8dc17b1542dd8fd0ab7b94bcc985" ma:index="31" nillable="true" ma:taxonomy="true" ma:internalName="ledd8dc17b1542dd8fd0ab7b94bcc985" ma:taxonomyFieldName="Information_x0020_Type" ma:displayName="Information Type" ma:default="" ma:fieldId="{5edd8dc1-7b15-42dd-8fd0-ab7b94bcc985}" ma:sspId="4d32d354-0e99-4421-b819-db95894b1888" ma:termSetId="675de31f-9882-40e0-8bf1-6406c684a74b" ma:anchorId="00000000-0000-0000-0000-000000000000" ma:open="false" ma:isKeyword="false">
      <xsd:complexType>
        <xsd:sequence>
          <xsd:element ref="pc:Terms" minOccurs="0" maxOccurs="1"/>
        </xsd:sequence>
      </xsd:complexType>
    </xsd:element>
    <xsd:element name="m5c1804717744f9fa1524b0f29103316" ma:index="33" nillable="true" ma:taxonomy="true" ma:internalName="m5c1804717744f9fa1524b0f29103316" ma:taxonomyFieldName="Communications" ma:displayName="Communications" ma:default="" ma:fieldId="{65c18047-1774-4f9f-a152-4b0f29103316}" ma:sspId="4d32d354-0e99-4421-b819-db95894b1888" ma:termSetId="9a4b3689-c9c1-4790-ab17-27a3237c1c72" ma:anchorId="00000000-0000-0000-0000-000000000000" ma:open="false" ma:isKeyword="false">
      <xsd:complexType>
        <xsd:sequence>
          <xsd:element ref="pc:Terms" minOccurs="0" maxOccurs="1"/>
        </xsd:sequence>
      </xsd:complexType>
    </xsd:element>
    <xsd:element name="ffbb60d3286f4764a7cd927fbe3c3406" ma:index="35" nillable="true" ma:taxonomy="true" ma:internalName="ffbb60d3286f4764a7cd927fbe3c3406" ma:taxonomyFieldName="Data_x0020_Classification" ma:displayName="Data Classification" ma:default="1;#Confidential|dbb6cc64-9915-4cf6-857e-3e641b410f5c" ma:fieldId="{ffbb60d3-286f-4764-a7cd-927fbe3c3406}" ma:sspId="4d32d354-0e99-4421-b819-db95894b1888" ma:termSetId="71bc5065-a13d-44d1-a056-853f235091b4" ma:anchorId="00000000-0000-0000-0000-000000000000" ma:open="false" ma:isKeyword="false">
      <xsd:complexType>
        <xsd:sequence>
          <xsd:element ref="pc:Terms" minOccurs="0" maxOccurs="1"/>
        </xsd:sequence>
      </xsd:complexType>
    </xsd:element>
    <xsd:element name="Status" ma:index="36" nillable="true" ma:displayName="Status" ma:default="Work in progress" ma:format="Dropdown" ma:internalName="Status">
      <xsd:simpleType>
        <xsd:restriction base="dms:Choice">
          <xsd:enumeration value="Work in progress"/>
          <xsd:enumeration value="Final"/>
          <xsd:enumeration value="Published to AERIS"/>
        </xsd:restriction>
      </xsd:simpleType>
    </xsd:element>
    <xsd:element name="AERIS_x0020_Version" ma:index="37" nillable="true" ma:displayName="AERIS Version" ma:internalName="AERIS_x0020_Version">
      <xsd:simpleType>
        <xsd:restriction base="dms:Text">
          <xsd:maxLength value="255"/>
        </xsd:restriction>
      </xsd:simpleType>
    </xsd:element>
    <xsd:element name="AERIS_x0020_Published_x0020_Date" ma:index="38" nillable="true" ma:displayName="AERIS Published Date" ma:format="DateOnly" ma:internalName="AERIS_x0020_Published_x0020_Date">
      <xsd:simpleType>
        <xsd:restriction base="dms:DateTime"/>
      </xsd:simpleType>
    </xsd:element>
    <xsd:element name="AERIS_x0020_Link" ma:index="39" nillable="true" ma:displayName="AERIS Link" ma:format="Hyperlink" ma:internalName="AERIS_x0020_Link">
      <xsd:complexType>
        <xsd:complexContent>
          <xsd:extension base="dms:URL">
            <xsd:sequence>
              <xsd:element name="Url" type="dms:ValidUrl" minOccurs="0" nillable="true"/>
              <xsd:element name="Description" type="xsd:string" nillable="true"/>
            </xsd:sequence>
          </xsd:extension>
        </xsd:complexContent>
      </xsd:complexType>
    </xsd:element>
    <xsd:element name="ddcb8363e9a649659ceb1033f1d9969c" ma:index="41" nillable="true" ma:taxonomy="true" ma:internalName="ddcb8363e9a649659ceb1033f1d9969c" ma:taxonomyFieldName="AERIS_x0020_Pools" ma:displayName="AERIS Pools" ma:default="" ma:fieldId="{ddcb8363-e9a6-4965-9ceb-1033f1d9969c}" ma:sspId="4d32d354-0e99-4421-b819-db95894b1888" ma:termSetId="bdb7a0dc-ed46-4a04-abe0-57570b64a517" ma:anchorId="00000000-0000-0000-0000-000000000000" ma:open="false" ma:isKeyword="false">
      <xsd:complexType>
        <xsd:sequence>
          <xsd:element ref="pc:Terms" minOccurs="0" maxOccurs="1"/>
        </xsd:sequence>
      </xsd:complexType>
    </xsd:element>
    <xsd:element name="MediaServiceAutoTags" ma:index="42" nillable="true" ma:displayName="Tags" ma:internalName="MediaServiceAutoTags" ma:readOnly="true">
      <xsd:simpleType>
        <xsd:restriction base="dms:Text"/>
      </xsd:simpleType>
    </xsd:element>
    <xsd:element name="MediaServiceGenerationTime" ma:index="43" nillable="true" ma:displayName="MediaServiceGenerationTime" ma:hidden="true" ma:internalName="MediaServiceGenerationTime" ma:readOnly="true">
      <xsd:simpleType>
        <xsd:restriction base="dms:Text"/>
      </xsd:simpleType>
    </xsd:element>
    <xsd:element name="MediaServiceEventHashCode" ma:index="4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d05743-d6d0-46ac-98bc-99f29ab3bca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6f43ec11-07a4-49cf-b68b-f25b03e8adf3}" ma:internalName="TaxCatchAll" ma:showField="CatchAllData" ma:web="d6d05743-d6d0-46ac-98bc-99f29ab3bca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m5c1804717744f9fa1524b0f29103316 xmlns="842cd523-47d6-43d6-8211-471f8d7272d8">
      <Terms xmlns="http://schemas.microsoft.com/office/infopath/2007/PartnerControls"/>
    </m5c1804717744f9fa1524b0f29103316>
    <Division xmlns="842cd523-47d6-43d6-8211-471f8d7272d8">ON Toronto Infrastructure</Division>
    <ledd8dc17b1542dd8fd0ab7b94bcc985 xmlns="842cd523-47d6-43d6-8211-471f8d7272d8">
      <Terms xmlns="http://schemas.microsoft.com/office/infopath/2007/PartnerControls"/>
    </ledd8dc17b1542dd8fd0ab7b94bcc985>
    <AERIS_x0020_Version xmlns="842cd523-47d6-43d6-8211-471f8d7272d8" xsi:nil="true"/>
    <ddcb8363e9a649659ceb1033f1d9969c xmlns="842cd523-47d6-43d6-8211-471f8d7272d8">
      <Terms xmlns="http://schemas.microsoft.com/office/infopath/2007/PartnerControls"/>
    </ddcb8363e9a649659ceb1033f1d9969c>
    <Project_x0020_Manager xmlns="842cd523-47d6-43d6-8211-471f8d7272d8">Andrew Moreton</Project_x0020_Manager>
    <Owner_x0020_Organization xmlns="842cd523-47d6-43d6-8211-471f8d7272d8" xsi:nil="true"/>
    <l618b0fee8ca4f429e9e6411e9e95b53 xmlns="842cd523-47d6-43d6-8211-471f8d7272d8">
      <Terms xmlns="http://schemas.microsoft.com/office/infopath/2007/PartnerControls"/>
    </l618b0fee8ca4f429e9e6411e9e95b53>
    <Project_x0020_Status xmlns="842cd523-47d6-43d6-8211-471f8d7272d8">Open</Project_x0020_Status>
    <Target_x0020_Audiences xmlns="842cd523-47d6-43d6-8211-471f8d7272d8" xsi:nil="true"/>
    <ffbb60d3286f4764a7cd927fbe3c3406 xmlns="842cd523-47d6-43d6-8211-471f8d7272d8">
      <Terms xmlns="http://schemas.microsoft.com/office/infopath/2007/PartnerControls">
        <TermInfo xmlns="http://schemas.microsoft.com/office/infopath/2007/PartnerControls">
          <TermName xmlns="http://schemas.microsoft.com/office/infopath/2007/PartnerControls">Confidential</TermName>
          <TermId xmlns="http://schemas.microsoft.com/office/infopath/2007/PartnerControls">dbb6cc64-9915-4cf6-857e-3e641b410f5c</TermId>
        </TermInfo>
      </Terms>
    </ffbb60d3286f4764a7cd927fbe3c3406>
    <cb1c6817ddae4f4e962caf55b63bf464 xmlns="842cd523-47d6-43d6-8211-471f8d7272d8">
      <Terms xmlns="http://schemas.microsoft.com/office/infopath/2007/PartnerControls"/>
    </cb1c6817ddae4f4e962caf55b63bf464>
    <Status xmlns="842cd523-47d6-43d6-8211-471f8d7272d8">Work in progress</Status>
    <Project_x0020_Code xmlns="842cd523-47d6-43d6-8211-471f8d7272d8">2020-5445-00</Project_x0020_Code>
    <Project_x0020_Name xmlns="842cd523-47d6-43d6-8211-471f8d7272d8">Northeast Vaughan Water Servicing Project</Project_x0020_Name>
    <TaxCatchAll xmlns="d6d05743-d6d0-46ac-98bc-99f29ab3bcad">
      <Value>1</Value>
    </TaxCatchAll>
    <Client_x0020_Organization xmlns="842cd523-47d6-43d6-8211-471f8d7272d8" xsi:nil="true"/>
    <AERIS_x0020_Published_x0020_Date xmlns="842cd523-47d6-43d6-8211-471f8d7272d8" xsi:nil="true"/>
    <_ModernAudienceTargetUserField xmlns="842cd523-47d6-43d6-8211-471f8d7272d8">
      <UserInfo>
        <DisplayName/>
        <AccountId xsi:nil="true"/>
        <AccountType/>
      </UserInfo>
    </_ModernAudienceTargetUserField>
    <AERIS_x0020_Link xmlns="842cd523-47d6-43d6-8211-471f8d7272d8">
      <Url xsi:nil="true"/>
      <Description xsi:nil="true"/>
    </AERIS_x0020_Link>
    <Sector xmlns="842cd523-47d6-43d6-8211-471f8d7272d8">Water and Sanitation</Sector>
  </documentManagement>
</p:properties>
</file>

<file path=customXml/itemProps1.xml><?xml version="1.0" encoding="utf-8"?>
<ds:datastoreItem xmlns:ds="http://schemas.openxmlformats.org/officeDocument/2006/customXml" ds:itemID="{52C9011D-932E-46A0-AF5C-C14685C2308B}"/>
</file>

<file path=customXml/itemProps2.xml><?xml version="1.0" encoding="utf-8"?>
<ds:datastoreItem xmlns:ds="http://schemas.openxmlformats.org/officeDocument/2006/customXml" ds:itemID="{20FC3B28-6C14-446C-8310-968825A86A07}">
  <ds:schemaRefs>
    <ds:schemaRef ds:uri="http://schemas.microsoft.com/sharepoint/v3/contenttype/forms"/>
  </ds:schemaRefs>
</ds:datastoreItem>
</file>

<file path=customXml/itemProps3.xml><?xml version="1.0" encoding="utf-8"?>
<ds:datastoreItem xmlns:ds="http://schemas.openxmlformats.org/officeDocument/2006/customXml" ds:itemID="{96B92C5E-575C-401B-B609-2B6F49575423}">
  <ds:schemaRefs>
    <ds:schemaRef ds:uri="http://schemas.openxmlformats.org/officeDocument/2006/bibliography"/>
  </ds:schemaRefs>
</ds:datastoreItem>
</file>

<file path=customXml/itemProps4.xml><?xml version="1.0" encoding="utf-8"?>
<ds:datastoreItem xmlns:ds="http://schemas.openxmlformats.org/officeDocument/2006/customXml" ds:itemID="{4F97BE08-C482-498D-96D5-88CAEB8392DC}">
  <ds:schemaRefs>
    <ds:schemaRef ds:uri="http://schemas.microsoft.com/office/2006/metadata/properties"/>
    <ds:schemaRef ds:uri="http://schemas.microsoft.com/office/infopath/2007/PartnerControls"/>
    <ds:schemaRef ds:uri="842cd523-47d6-43d6-8211-471f8d7272d8"/>
    <ds:schemaRef ds:uri="d6d05743-d6d0-46ac-98bc-99f29ab3bca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York Region</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05050_Welding (Apr 12, 2016)</dc:title>
  <dc:creator>Adley-McGinnis, Andrea</dc:creator>
  <cp:lastModifiedBy>Paul Shi</cp:lastModifiedBy>
  <cp:revision>9</cp:revision>
  <cp:lastPrinted>2013-08-01T15:51:00Z</cp:lastPrinted>
  <dcterms:created xsi:type="dcterms:W3CDTF">2016-04-12T18:36:00Z</dcterms:created>
  <dcterms:modified xsi:type="dcterms:W3CDTF">2022-04-13T15:01:05Z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8349a4a1-641c-476a-934f-c87680e3b8ca</vt:lpwstr>
  </property>
  <property fmtid="{D5CDD505-2E9C-101B-9397-08002B2CF9AE}" pid="3" name="ContentTypeId">
    <vt:lpwstr>0x010100BF8E50B80A32C040A85FB450FB26C9E5</vt:lpwstr>
  </property>
  <property fmtid="{D5CDD505-2E9C-101B-9397-08002B2CF9AE}" pid="4" name="Information Type">
    <vt:lpwstr/>
  </property>
  <property fmtid="{D5CDD505-2E9C-101B-9397-08002B2CF9AE}" pid="5" name="Internal Organization">
    <vt:lpwstr/>
  </property>
  <property fmtid="{D5CDD505-2E9C-101B-9397-08002B2CF9AE}" pid="6" name="Communications">
    <vt:lpwstr/>
  </property>
  <property fmtid="{D5CDD505-2E9C-101B-9397-08002B2CF9AE}" pid="7" name="Data Classification">
    <vt:lpwstr>1;#Confidential|dbb6cc64-9915-4cf6-857e-3e641b410f5c</vt:lpwstr>
  </property>
  <property fmtid="{D5CDD505-2E9C-101B-9397-08002B2CF9AE}" pid="8" name="AERIS Pools">
    <vt:lpwstr/>
  </property>
  <property fmtid="{D5CDD505-2E9C-101B-9397-08002B2CF9AE}" pid="9" name="Office">
    <vt:lpwstr/>
  </property>
</Properties>
</file>