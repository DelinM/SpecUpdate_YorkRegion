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000" w:firstRow="0" w:lastRow="0" w:firstColumn="0" w:lastColumn="0" w:noHBand="0" w:noVBand="0"/>
      </w:tblPr>
      <w:tblGrid>
        <w:gridCol w:w="1004"/>
        <w:gridCol w:w="2160"/>
        <w:gridCol w:w="5683"/>
      </w:tblGrid>
      <w:tr w:rsidR="0094362E" w:rsidRPr="00B73893" w14:paraId="67EBF3EA" w14:textId="77777777" w:rsidTr="00C91659">
        <w:trPr>
          <w:cantSplit/>
          <w:jc w:val="center"/>
        </w:trPr>
        <w:tc>
          <w:tcPr>
            <w:tcW w:w="1004" w:type="dxa"/>
            <w:tcBorders>
              <w:top w:val="double" w:sz="6" w:space="0" w:color="auto"/>
              <w:left w:val="double" w:sz="6" w:space="0" w:color="auto"/>
              <w:bottom w:val="single" w:sz="6" w:space="0" w:color="auto"/>
              <w:right w:val="single" w:sz="6" w:space="0" w:color="auto"/>
            </w:tcBorders>
          </w:tcPr>
          <w:p w14:paraId="67EBF3E7" w14:textId="77777777" w:rsidR="0094362E" w:rsidRPr="00B73893" w:rsidRDefault="0094362E" w:rsidP="00C91659">
            <w:pPr>
              <w:pStyle w:val="TableHeading"/>
              <w:rPr>
                <w:szCs w:val="22"/>
              </w:rPr>
            </w:pPr>
            <w:r w:rsidRPr="00B73893">
              <w:rPr>
                <w:szCs w:val="22"/>
              </w:rPr>
              <w:t>Version</w:t>
            </w:r>
          </w:p>
        </w:tc>
        <w:tc>
          <w:tcPr>
            <w:tcW w:w="2160" w:type="dxa"/>
            <w:tcBorders>
              <w:top w:val="double" w:sz="6" w:space="0" w:color="auto"/>
              <w:left w:val="single" w:sz="6" w:space="0" w:color="auto"/>
              <w:bottom w:val="single" w:sz="6" w:space="0" w:color="auto"/>
              <w:right w:val="single" w:sz="6" w:space="0" w:color="auto"/>
            </w:tcBorders>
          </w:tcPr>
          <w:p w14:paraId="67EBF3E8" w14:textId="77777777" w:rsidR="0094362E" w:rsidRPr="00B73893" w:rsidRDefault="0094362E" w:rsidP="00C91659">
            <w:pPr>
              <w:pStyle w:val="TableHeading"/>
              <w:rPr>
                <w:szCs w:val="22"/>
              </w:rPr>
            </w:pPr>
            <w:r w:rsidRPr="00B73893">
              <w:rPr>
                <w:szCs w:val="22"/>
              </w:rPr>
              <w:t>Date</w:t>
            </w:r>
          </w:p>
        </w:tc>
        <w:tc>
          <w:tcPr>
            <w:tcW w:w="5683" w:type="dxa"/>
            <w:tcBorders>
              <w:top w:val="double" w:sz="6" w:space="0" w:color="auto"/>
              <w:left w:val="single" w:sz="6" w:space="0" w:color="auto"/>
              <w:bottom w:val="single" w:sz="6" w:space="0" w:color="auto"/>
              <w:right w:val="double" w:sz="6" w:space="0" w:color="auto"/>
            </w:tcBorders>
          </w:tcPr>
          <w:p w14:paraId="67EBF3E9" w14:textId="77777777" w:rsidR="0094362E" w:rsidRPr="00B73893" w:rsidRDefault="0094362E" w:rsidP="00C91659">
            <w:pPr>
              <w:pStyle w:val="TableHeading"/>
              <w:rPr>
                <w:szCs w:val="22"/>
              </w:rPr>
            </w:pPr>
            <w:r w:rsidRPr="00B73893">
              <w:rPr>
                <w:szCs w:val="22"/>
              </w:rPr>
              <w:t>Description of Revisions</w:t>
            </w:r>
          </w:p>
        </w:tc>
      </w:tr>
      <w:tr w:rsidR="0094362E" w:rsidRPr="002621C0" w14:paraId="67EBF3EE" w14:textId="77777777" w:rsidTr="00C91659">
        <w:trPr>
          <w:cantSplit/>
          <w:jc w:val="center"/>
        </w:trPr>
        <w:tc>
          <w:tcPr>
            <w:tcW w:w="1004" w:type="dxa"/>
            <w:tcBorders>
              <w:top w:val="single" w:sz="6" w:space="0" w:color="auto"/>
              <w:left w:val="double" w:sz="6" w:space="0" w:color="auto"/>
              <w:bottom w:val="single" w:sz="6" w:space="0" w:color="auto"/>
              <w:right w:val="single" w:sz="6" w:space="0" w:color="auto"/>
            </w:tcBorders>
          </w:tcPr>
          <w:p w14:paraId="67EBF3EB" w14:textId="77777777" w:rsidR="0094362E" w:rsidRPr="002621C0" w:rsidRDefault="0094362E" w:rsidP="0094362E">
            <w:pPr>
              <w:pStyle w:val="NormalTableText"/>
              <w:jc w:val="center"/>
              <w:rPr>
                <w:rFonts w:ascii="Calibri" w:hAnsi="Calibri"/>
                <w:sz w:val="22"/>
                <w:szCs w:val="22"/>
              </w:rPr>
            </w:pPr>
            <w:r w:rsidRPr="002621C0">
              <w:rPr>
                <w:rFonts w:ascii="Calibri" w:hAnsi="Calibri"/>
                <w:sz w:val="22"/>
                <w:szCs w:val="22"/>
              </w:rPr>
              <w:t>1</w:t>
            </w:r>
          </w:p>
        </w:tc>
        <w:tc>
          <w:tcPr>
            <w:tcW w:w="2160" w:type="dxa"/>
            <w:tcBorders>
              <w:top w:val="single" w:sz="6" w:space="0" w:color="auto"/>
              <w:left w:val="single" w:sz="6" w:space="0" w:color="auto"/>
              <w:bottom w:val="single" w:sz="6" w:space="0" w:color="auto"/>
              <w:right w:val="single" w:sz="6" w:space="0" w:color="auto"/>
            </w:tcBorders>
          </w:tcPr>
          <w:p w14:paraId="67EBF3EC" w14:textId="77777777" w:rsidR="0094362E" w:rsidRPr="002621C0" w:rsidRDefault="00B73893" w:rsidP="00C91659">
            <w:pPr>
              <w:pStyle w:val="NormalTableText"/>
              <w:rPr>
                <w:rFonts w:ascii="Calibri" w:hAnsi="Calibri"/>
                <w:sz w:val="22"/>
                <w:szCs w:val="22"/>
              </w:rPr>
            </w:pPr>
            <w:r>
              <w:rPr>
                <w:rFonts w:ascii="Calibri" w:hAnsi="Calibri"/>
                <w:sz w:val="22"/>
                <w:szCs w:val="22"/>
              </w:rPr>
              <w:t>April 13</w:t>
            </w:r>
            <w:r w:rsidR="0094362E">
              <w:rPr>
                <w:rFonts w:ascii="Calibri" w:hAnsi="Calibri"/>
                <w:sz w:val="22"/>
                <w:szCs w:val="22"/>
              </w:rPr>
              <w:t>, 2016</w:t>
            </w:r>
          </w:p>
        </w:tc>
        <w:tc>
          <w:tcPr>
            <w:tcW w:w="5683" w:type="dxa"/>
            <w:tcBorders>
              <w:top w:val="single" w:sz="6" w:space="0" w:color="auto"/>
              <w:left w:val="single" w:sz="6" w:space="0" w:color="auto"/>
              <w:bottom w:val="single" w:sz="6" w:space="0" w:color="auto"/>
              <w:right w:val="double" w:sz="6" w:space="0" w:color="auto"/>
            </w:tcBorders>
          </w:tcPr>
          <w:p w14:paraId="67EBF3ED" w14:textId="3CB79EA7" w:rsidR="0094362E" w:rsidRPr="002621C0" w:rsidRDefault="0094362E" w:rsidP="00C91659">
            <w:pPr>
              <w:pStyle w:val="NormalTableText"/>
              <w:rPr>
                <w:rFonts w:ascii="Calibri" w:hAnsi="Calibri"/>
                <w:sz w:val="22"/>
                <w:szCs w:val="22"/>
              </w:rPr>
            </w:pPr>
            <w:r>
              <w:rPr>
                <w:rFonts w:ascii="Calibri" w:hAnsi="Calibri"/>
                <w:sz w:val="22"/>
                <w:szCs w:val="22"/>
              </w:rPr>
              <w:t>New Specification</w:t>
            </w:r>
            <w:r w:rsidR="000E2E77">
              <w:rPr>
                <w:rFonts w:ascii="Calibri" w:hAnsi="Calibri"/>
                <w:sz w:val="22"/>
                <w:szCs w:val="22"/>
              </w:rPr>
              <w:t xml:space="preserve">  (AAM)</w:t>
            </w:r>
          </w:p>
        </w:tc>
      </w:tr>
      <w:tr w:rsidR="0094362E" w:rsidRPr="002621C0" w14:paraId="67EBF3F2" w14:textId="77777777" w:rsidTr="00C91659">
        <w:trPr>
          <w:cantSplit/>
          <w:jc w:val="center"/>
        </w:trPr>
        <w:tc>
          <w:tcPr>
            <w:tcW w:w="1004" w:type="dxa"/>
            <w:tcBorders>
              <w:top w:val="single" w:sz="6" w:space="0" w:color="auto"/>
              <w:left w:val="double" w:sz="6" w:space="0" w:color="auto"/>
              <w:bottom w:val="double" w:sz="6" w:space="0" w:color="auto"/>
              <w:right w:val="single" w:sz="6" w:space="0" w:color="auto"/>
            </w:tcBorders>
          </w:tcPr>
          <w:p w14:paraId="67EBF3EF" w14:textId="1C50B7B1" w:rsidR="0094362E" w:rsidRDefault="00D51ED9" w:rsidP="00D51ED9">
            <w:pPr>
              <w:pStyle w:val="NormalTableText"/>
              <w:tabs>
                <w:tab w:val="left" w:pos="735"/>
              </w:tabs>
              <w:jc w:val="center"/>
              <w:rPr>
                <w:rFonts w:ascii="Calibri" w:hAnsi="Calibri"/>
                <w:sz w:val="22"/>
              </w:rPr>
            </w:pPr>
            <w:r>
              <w:rPr>
                <w:rFonts w:ascii="Calibri" w:hAnsi="Calibri"/>
                <w:sz w:val="22"/>
              </w:rPr>
              <w:t>2</w:t>
            </w:r>
          </w:p>
        </w:tc>
        <w:tc>
          <w:tcPr>
            <w:tcW w:w="2160" w:type="dxa"/>
            <w:tcBorders>
              <w:top w:val="single" w:sz="6" w:space="0" w:color="auto"/>
              <w:left w:val="single" w:sz="6" w:space="0" w:color="auto"/>
              <w:bottom w:val="double" w:sz="6" w:space="0" w:color="auto"/>
              <w:right w:val="single" w:sz="6" w:space="0" w:color="auto"/>
            </w:tcBorders>
          </w:tcPr>
          <w:p w14:paraId="67EBF3F0" w14:textId="23535535" w:rsidR="0094362E" w:rsidRDefault="00D51ED9" w:rsidP="00C91659">
            <w:pPr>
              <w:pStyle w:val="NormalTableText"/>
              <w:rPr>
                <w:rFonts w:ascii="Calibri" w:hAnsi="Calibri"/>
                <w:sz w:val="22"/>
              </w:rPr>
            </w:pPr>
            <w:r>
              <w:rPr>
                <w:rFonts w:ascii="Calibri" w:hAnsi="Calibri"/>
                <w:sz w:val="22"/>
              </w:rPr>
              <w:t>May 2, 2017</w:t>
            </w:r>
          </w:p>
        </w:tc>
        <w:tc>
          <w:tcPr>
            <w:tcW w:w="5683" w:type="dxa"/>
            <w:tcBorders>
              <w:top w:val="single" w:sz="6" w:space="0" w:color="auto"/>
              <w:left w:val="single" w:sz="6" w:space="0" w:color="auto"/>
              <w:bottom w:val="double" w:sz="6" w:space="0" w:color="auto"/>
              <w:right w:val="double" w:sz="6" w:space="0" w:color="auto"/>
            </w:tcBorders>
          </w:tcPr>
          <w:p w14:paraId="67EBF3F1" w14:textId="0A3EA6F5" w:rsidR="0094362E" w:rsidRPr="00CA0D93" w:rsidRDefault="00D51ED9" w:rsidP="00C91659">
            <w:pPr>
              <w:pStyle w:val="NormalTableText"/>
              <w:rPr>
                <w:rFonts w:ascii="Calibri" w:hAnsi="Calibri"/>
                <w:sz w:val="22"/>
                <w:lang w:val="en-CA"/>
              </w:rPr>
            </w:pPr>
            <w:r>
              <w:rPr>
                <w:rFonts w:ascii="Calibri" w:hAnsi="Calibri"/>
                <w:sz w:val="22"/>
                <w:lang w:val="en-CA"/>
              </w:rPr>
              <w:t>Updated AST standards.   (AV)</w:t>
            </w:r>
          </w:p>
        </w:tc>
      </w:tr>
    </w:tbl>
    <w:p w14:paraId="67EBF3F3" w14:textId="77777777" w:rsidR="0094362E" w:rsidRDefault="0094362E"/>
    <w:p w14:paraId="67EBF3F4" w14:textId="77777777" w:rsidR="0094362E" w:rsidRDefault="0094362E"/>
    <w:p w14:paraId="67EBF3F5" w14:textId="77777777" w:rsidR="0094362E" w:rsidRPr="002621C0" w:rsidRDefault="0094362E" w:rsidP="0094362E">
      <w:pPr>
        <w:pStyle w:val="BodyText"/>
        <w:pBdr>
          <w:top w:val="single" w:sz="4" w:space="1" w:color="auto"/>
          <w:left w:val="single" w:sz="4" w:space="0" w:color="auto"/>
          <w:bottom w:val="single" w:sz="4" w:space="1" w:color="auto"/>
          <w:right w:val="single" w:sz="4" w:space="4" w:color="auto"/>
        </w:pBdr>
        <w:rPr>
          <w:rFonts w:ascii="Calibri" w:hAnsi="Calibri"/>
        </w:rPr>
      </w:pPr>
      <w:r w:rsidRPr="002621C0">
        <w:rPr>
          <w:rFonts w:ascii="Calibri" w:hAnsi="Calibri"/>
        </w:rPr>
        <w:t>NOTE:</w:t>
      </w:r>
    </w:p>
    <w:p w14:paraId="67EBF3F6" w14:textId="77777777" w:rsidR="0094362E" w:rsidRPr="002621C0" w:rsidRDefault="0094362E" w:rsidP="0094362E">
      <w:pPr>
        <w:pStyle w:val="BodyText"/>
        <w:pBdr>
          <w:top w:val="single" w:sz="4" w:space="1" w:color="auto"/>
          <w:left w:val="single" w:sz="4" w:space="0" w:color="auto"/>
          <w:bottom w:val="single" w:sz="4" w:space="1" w:color="auto"/>
          <w:right w:val="single" w:sz="4" w:space="4" w:color="auto"/>
        </w:pBdr>
        <w:rPr>
          <w:rFonts w:ascii="Calibri" w:hAnsi="Calibri"/>
        </w:rPr>
      </w:pPr>
      <w:r w:rsidRPr="002621C0">
        <w:rPr>
          <w:rFonts w:ascii="Calibri" w:hAnsi="Calibri"/>
        </w:rPr>
        <w:t>This is a CONTROLLED Document. Any documents appearing in paper form are not controlled and should be checked against the on-line file version prior to use.</w:t>
      </w:r>
    </w:p>
    <w:p w14:paraId="67EBF3F7" w14:textId="77777777" w:rsidR="0094362E" w:rsidRPr="002621C0" w:rsidRDefault="0094362E" w:rsidP="0094362E">
      <w:pPr>
        <w:pStyle w:val="BodyText"/>
        <w:pBdr>
          <w:top w:val="single" w:sz="4" w:space="1" w:color="auto"/>
          <w:left w:val="single" w:sz="4" w:space="0" w:color="auto"/>
          <w:bottom w:val="single" w:sz="4" w:space="1" w:color="auto"/>
          <w:right w:val="single" w:sz="4" w:space="4" w:color="auto"/>
        </w:pBdr>
        <w:rPr>
          <w:rFonts w:ascii="Calibri" w:hAnsi="Calibri"/>
        </w:rPr>
      </w:pPr>
      <w:r w:rsidRPr="002621C0">
        <w:rPr>
          <w:rFonts w:ascii="Calibri" w:hAnsi="Calibri"/>
          <w:b/>
          <w:bCs/>
        </w:rPr>
        <w:t xml:space="preserve">Notice: </w:t>
      </w:r>
      <w:r w:rsidRPr="002621C0">
        <w:rPr>
          <w:rFonts w:ascii="Calibri" w:hAnsi="Calibri"/>
        </w:rPr>
        <w:t>This Document hardcopy must be used for reference purpose only.</w:t>
      </w:r>
    </w:p>
    <w:p w14:paraId="67EBF3F8" w14:textId="77777777" w:rsidR="0094362E" w:rsidRPr="002621C0" w:rsidRDefault="0094362E" w:rsidP="0094362E">
      <w:pPr>
        <w:pStyle w:val="BodyText"/>
        <w:pBdr>
          <w:top w:val="single" w:sz="4" w:space="1" w:color="auto"/>
          <w:left w:val="single" w:sz="4" w:space="0" w:color="auto"/>
          <w:bottom w:val="single" w:sz="4" w:space="1" w:color="auto"/>
          <w:right w:val="single" w:sz="4" w:space="4" w:color="auto"/>
        </w:pBdr>
        <w:rPr>
          <w:rFonts w:ascii="Calibri" w:hAnsi="Calibri"/>
          <w:b/>
          <w:bCs/>
        </w:rPr>
      </w:pPr>
      <w:r w:rsidRPr="002621C0">
        <w:rPr>
          <w:rFonts w:ascii="Calibri" w:hAnsi="Calibri"/>
          <w:b/>
        </w:rPr>
        <w:t>The on-line copy is the current version of the document.</w:t>
      </w:r>
    </w:p>
    <w:p w14:paraId="67EBF3F9" w14:textId="77777777" w:rsidR="0094362E" w:rsidRDefault="0094362E">
      <w:r>
        <w:br w:type="page"/>
      </w:r>
    </w:p>
    <w:p w14:paraId="67EBF3FA" w14:textId="77777777" w:rsidR="00E56076" w:rsidRPr="00977EE6" w:rsidRDefault="00E56076" w:rsidP="00D2591C">
      <w:pPr>
        <w:pStyle w:val="Heading1"/>
      </w:pPr>
      <w:r w:rsidRPr="0006076F">
        <w:lastRenderedPageBreak/>
        <w:t>GENERAL</w:t>
      </w:r>
    </w:p>
    <w:p w14:paraId="67EBF3FB" w14:textId="77777777" w:rsidR="00285B8A" w:rsidRPr="00977EE6" w:rsidRDefault="00285B8A" w:rsidP="00D2591C">
      <w:pPr>
        <w:pStyle w:val="Heading2"/>
      </w:pPr>
      <w:r w:rsidRPr="00977EE6">
        <w:t>Related Sections</w:t>
      </w:r>
    </w:p>
    <w:p w14:paraId="67EBF406" w14:textId="77777777" w:rsidR="00285B8A" w:rsidRDefault="00285B8A" w:rsidP="00AC271E">
      <w:pPr>
        <w:pStyle w:val="Heading4"/>
      </w:pPr>
      <w:r>
        <w:t xml:space="preserve">Section 01025 </w:t>
      </w:r>
      <w:r w:rsidR="0066328E" w:rsidRPr="0066328E">
        <w:t xml:space="preserve">– </w:t>
      </w:r>
      <w:r>
        <w:t xml:space="preserve"> Measurement and Payment.</w:t>
      </w:r>
    </w:p>
    <w:p w14:paraId="67EBF407" w14:textId="77777777" w:rsidR="00285B8A" w:rsidRDefault="005F6CA4" w:rsidP="00AC271E">
      <w:pPr>
        <w:pStyle w:val="Heading4"/>
      </w:pPr>
      <w:r>
        <w:t xml:space="preserve">Section 01300 </w:t>
      </w:r>
      <w:r w:rsidR="0066328E" w:rsidRPr="0066328E">
        <w:t xml:space="preserve">– </w:t>
      </w:r>
      <w:r w:rsidR="00285B8A">
        <w:t>Submittals.</w:t>
      </w:r>
    </w:p>
    <w:p w14:paraId="67EBF409" w14:textId="77777777" w:rsidR="0066328E" w:rsidRDefault="0066328E" w:rsidP="00AC271E">
      <w:pPr>
        <w:pStyle w:val="Heading4"/>
      </w:pPr>
      <w:r>
        <w:t xml:space="preserve">Section 03600 </w:t>
      </w:r>
      <w:r w:rsidRPr="0066328E">
        <w:t xml:space="preserve">– </w:t>
      </w:r>
      <w:r>
        <w:t>Grout</w:t>
      </w:r>
    </w:p>
    <w:p w14:paraId="67EBF40A" w14:textId="77777777" w:rsidR="00496449" w:rsidRDefault="00285B8A" w:rsidP="00AC271E">
      <w:pPr>
        <w:pStyle w:val="Heading4"/>
      </w:pPr>
      <w:r>
        <w:t xml:space="preserve">Section 05500 – Metal </w:t>
      </w:r>
      <w:r w:rsidR="000E5726">
        <w:t>F</w:t>
      </w:r>
      <w:r>
        <w:t xml:space="preserve">abrications – </w:t>
      </w:r>
      <w:r w:rsidR="0094362E">
        <w:t>General</w:t>
      </w:r>
      <w:r>
        <w:t xml:space="preserve">. </w:t>
      </w:r>
    </w:p>
    <w:p w14:paraId="1DF41884" w14:textId="77777777" w:rsidR="005749C4" w:rsidRDefault="00285B8A" w:rsidP="00AC271E">
      <w:pPr>
        <w:pStyle w:val="Heading4"/>
        <w:rPr>
          <w:ins w:id="0" w:author="Mabel Chow" w:date="2022-11-26T11:02:00Z"/>
        </w:rPr>
      </w:pPr>
      <w:r>
        <w:t xml:space="preserve">Section 05502 – Metal </w:t>
      </w:r>
      <w:r w:rsidR="000E5726">
        <w:t>F</w:t>
      </w:r>
      <w:r>
        <w:t>abrications – Structural.</w:t>
      </w:r>
    </w:p>
    <w:p w14:paraId="67EBF40B" w14:textId="0578783F" w:rsidR="00496449" w:rsidRDefault="00285B8A" w:rsidP="00AC271E">
      <w:pPr>
        <w:pStyle w:val="Heading4"/>
      </w:pPr>
      <w:r>
        <w:t xml:space="preserve"> </w:t>
      </w:r>
      <w:ins w:id="1" w:author="Mabel Chow" w:date="2022-11-26T11:02:00Z">
        <w:r w:rsidR="005749C4">
          <w:rPr>
            <w:rFonts w:cs="Calibri"/>
          </w:rPr>
          <w:t>S</w:t>
        </w:r>
        <w:r w:rsidR="005749C4">
          <w:rPr>
            <w:rFonts w:cs="Calibri"/>
            <w:highlight w:val="yellow"/>
          </w:rPr>
          <w:t>ection 09900 – Paintin</w:t>
        </w:r>
        <w:r w:rsidR="005749C4">
          <w:rPr>
            <w:rFonts w:cs="Calibri"/>
          </w:rPr>
          <w:t>g</w:t>
        </w:r>
      </w:ins>
    </w:p>
    <w:p w14:paraId="67EBF40C" w14:textId="77777777" w:rsidR="00496449" w:rsidRDefault="00496449" w:rsidP="00977EE6">
      <w:pPr>
        <w:pStyle w:val="Heading4"/>
        <w:numPr>
          <w:ilvl w:val="0"/>
          <w:numId w:val="0"/>
        </w:numPr>
        <w:ind w:left="2160"/>
      </w:pPr>
    </w:p>
    <w:p w14:paraId="67EBF40D" w14:textId="77777777" w:rsidR="00FD652A" w:rsidRDefault="00FD652A" w:rsidP="00D2591C">
      <w:pPr>
        <w:pStyle w:val="Heading2"/>
      </w:pPr>
      <w:r>
        <w:t>References</w:t>
      </w:r>
    </w:p>
    <w:p w14:paraId="67EBF40E" w14:textId="5A0CBBA8" w:rsidR="00D4525A" w:rsidRDefault="00D4525A" w:rsidP="00D4525A">
      <w:pPr>
        <w:pStyle w:val="Heading3"/>
      </w:pPr>
      <w:r>
        <w:t>The "Code of Standard Practice for Structural Steel for Buildings</w:t>
      </w:r>
      <w:r w:rsidR="00977EE6">
        <w:t xml:space="preserve">, </w:t>
      </w:r>
      <w:ins w:id="2" w:author="Mabel Chow" w:date="2022-11-26T11:02:00Z">
        <w:r w:rsidR="005749C4">
          <w:t>8</w:t>
        </w:r>
      </w:ins>
      <w:del w:id="3" w:author="Mabel Chow" w:date="2022-11-26T11:02:00Z">
        <w:r w:rsidR="00977EE6" w:rsidDel="005749C4">
          <w:delText>7</w:delText>
        </w:r>
      </w:del>
      <w:r w:rsidR="00977EE6" w:rsidRPr="00977EE6">
        <w:rPr>
          <w:vertAlign w:val="superscript"/>
        </w:rPr>
        <w:t>th</w:t>
      </w:r>
      <w:r w:rsidR="00977EE6">
        <w:t xml:space="preserve"> Edition, </w:t>
      </w:r>
      <w:del w:id="4" w:author="Mabel Chow" w:date="2022-11-26T11:02:00Z">
        <w:r w:rsidR="00977EE6" w:rsidDel="005749C4">
          <w:delText>2009</w:delText>
        </w:r>
      </w:del>
      <w:ins w:id="5" w:author="Mabel Chow" w:date="2022-11-26T11:02:00Z">
        <w:r w:rsidR="005749C4">
          <w:t>20</w:t>
        </w:r>
        <w:r w:rsidR="005749C4">
          <w:t>15</w:t>
        </w:r>
      </w:ins>
      <w:r>
        <w:t>" of the CISC shall govern this work except as otherwise noted on drawings or in specifications.</w:t>
      </w:r>
    </w:p>
    <w:p w14:paraId="67EBF40F" w14:textId="77777777" w:rsidR="00D4525A" w:rsidRDefault="00D4525A" w:rsidP="00D4525A">
      <w:pPr>
        <w:pStyle w:val="Heading3"/>
      </w:pPr>
      <w:r>
        <w:t>The following is a list of standards which may be referenced in this Section:</w:t>
      </w:r>
    </w:p>
    <w:p w14:paraId="67EBF410" w14:textId="77777777" w:rsidR="00D4525A" w:rsidRDefault="00D4525A" w:rsidP="00977EE6">
      <w:pPr>
        <w:pStyle w:val="Heading4"/>
      </w:pPr>
      <w:r w:rsidRPr="00977EE6">
        <w:t>Canadian Standard</w:t>
      </w:r>
      <w:r>
        <w:t xml:space="preserve"> Association (CSA):</w:t>
      </w:r>
    </w:p>
    <w:p w14:paraId="67EBF411" w14:textId="77777777" w:rsidR="00D4525A" w:rsidRDefault="00D4525A" w:rsidP="00977EE6">
      <w:pPr>
        <w:pStyle w:val="Heading5"/>
      </w:pPr>
      <w:r>
        <w:t>CAN/CSA-G40.20-</w:t>
      </w:r>
      <w:r w:rsidR="00630B65">
        <w:t xml:space="preserve">13 </w:t>
      </w:r>
      <w:r>
        <w:t>General Requirements for Rolled or Welded Structural Quality Steel.</w:t>
      </w:r>
    </w:p>
    <w:p w14:paraId="67EBF412" w14:textId="77777777" w:rsidR="00D4525A" w:rsidRDefault="00D4525A" w:rsidP="00977EE6">
      <w:pPr>
        <w:pStyle w:val="Heading5"/>
      </w:pPr>
      <w:r>
        <w:t>CAN/CSA-G40.21-</w:t>
      </w:r>
      <w:r w:rsidR="00630B65">
        <w:t xml:space="preserve">13 </w:t>
      </w:r>
      <w:r>
        <w:t>Structural Quality Steels.</w:t>
      </w:r>
    </w:p>
    <w:p w14:paraId="67EBF413" w14:textId="77777777" w:rsidR="00D4525A" w:rsidRDefault="00D4525A" w:rsidP="00977EE6">
      <w:pPr>
        <w:pStyle w:val="Heading5"/>
      </w:pPr>
      <w:r>
        <w:t>CAN/CSA-S16</w:t>
      </w:r>
      <w:r w:rsidR="00630B65">
        <w:t>-14</w:t>
      </w:r>
      <w:r>
        <w:t xml:space="preserve"> Design of Steel Structures.</w:t>
      </w:r>
    </w:p>
    <w:p w14:paraId="67EBF414" w14:textId="77777777" w:rsidR="00D4525A" w:rsidRDefault="00D4525A" w:rsidP="00977EE6">
      <w:pPr>
        <w:pStyle w:val="Heading5"/>
      </w:pPr>
      <w:r>
        <w:t>CSA W47.1 Certification of Companies for Fusion Welding of Steel Structures.</w:t>
      </w:r>
    </w:p>
    <w:p w14:paraId="67EBF415" w14:textId="77777777" w:rsidR="00D4525A" w:rsidRDefault="00D4525A" w:rsidP="00977EE6">
      <w:pPr>
        <w:pStyle w:val="Heading5"/>
      </w:pPr>
      <w:r>
        <w:t>CSA W48</w:t>
      </w:r>
      <w:r w:rsidR="00630B65">
        <w:t>-14 Filler Metals and Allied Materials for Metal Arc Welding Bundle</w:t>
      </w:r>
    </w:p>
    <w:p w14:paraId="67EBF416" w14:textId="3BE5A708" w:rsidR="00D4525A" w:rsidRDefault="00D4525A" w:rsidP="00977EE6">
      <w:pPr>
        <w:pStyle w:val="Heading5"/>
      </w:pPr>
      <w:r>
        <w:t>CSA W59-</w:t>
      </w:r>
      <w:del w:id="6" w:author="Mabel Chow" w:date="2022-11-26T11:03:00Z">
        <w:r w:rsidR="00921603" w:rsidDel="005749C4">
          <w:delText xml:space="preserve">13 </w:delText>
        </w:r>
      </w:del>
      <w:ins w:id="7" w:author="Mabel Chow" w:date="2022-11-26T11:03:00Z">
        <w:r w:rsidR="005749C4">
          <w:t>1</w:t>
        </w:r>
        <w:r w:rsidR="005749C4">
          <w:t>8</w:t>
        </w:r>
        <w:r w:rsidR="005749C4">
          <w:t xml:space="preserve"> </w:t>
        </w:r>
      </w:ins>
      <w:r>
        <w:t>Welded Steel Construction (Metal Arc Welding).</w:t>
      </w:r>
    </w:p>
    <w:p w14:paraId="67EBF417" w14:textId="77777777" w:rsidR="0006076F" w:rsidRDefault="00D4525A" w:rsidP="00977EE6">
      <w:pPr>
        <w:pStyle w:val="Heading4"/>
      </w:pPr>
      <w:r w:rsidRPr="00977EE6">
        <w:t>ASTM International (ASTM</w:t>
      </w:r>
      <w:r>
        <w:t>):</w:t>
      </w:r>
    </w:p>
    <w:p w14:paraId="67EBF418" w14:textId="77777777" w:rsidR="00D4525A" w:rsidRDefault="00F54982" w:rsidP="00977EE6">
      <w:pPr>
        <w:pStyle w:val="Heading5"/>
      </w:pPr>
      <w:r>
        <w:t xml:space="preserve">ASTM </w:t>
      </w:r>
      <w:r w:rsidR="00D4525A">
        <w:t>A6</w:t>
      </w:r>
      <w:r w:rsidR="00921603">
        <w:t>/A6M-14</w:t>
      </w:r>
      <w:r w:rsidR="00D4525A">
        <w:t>, Standard Specification for General Requirements for Rolled Structural Steel Bars, Plates, Shapes, and Steel Piling.</w:t>
      </w:r>
    </w:p>
    <w:p w14:paraId="67EBF419" w14:textId="77777777" w:rsidR="00D4525A" w:rsidRDefault="00F54982" w:rsidP="00977EE6">
      <w:pPr>
        <w:pStyle w:val="Heading5"/>
      </w:pPr>
      <w:r>
        <w:t xml:space="preserve">ASTM </w:t>
      </w:r>
      <w:r w:rsidR="00D4525A">
        <w:t>A53</w:t>
      </w:r>
      <w:r w:rsidR="00921603">
        <w:t>/A53M-12</w:t>
      </w:r>
      <w:r w:rsidR="00D4525A">
        <w:t>, Standard Specification for Pipe, Steel, Black and Hot Dipped, Zinc-Coated Welded and Seamless.</w:t>
      </w:r>
    </w:p>
    <w:p w14:paraId="67EBF41A" w14:textId="77777777" w:rsidR="00D4525A" w:rsidRDefault="00F54982" w:rsidP="00977EE6">
      <w:pPr>
        <w:pStyle w:val="Heading5"/>
      </w:pPr>
      <w:r>
        <w:t xml:space="preserve">ASTM </w:t>
      </w:r>
      <w:r w:rsidR="00D4525A">
        <w:t>A123</w:t>
      </w:r>
      <w:r w:rsidR="00921603">
        <w:t>/A123M-15</w:t>
      </w:r>
      <w:r w:rsidR="00D4525A">
        <w:t>, Standard Specification for Zinc (Hot Dip Galvanized) Coatings on Iron and Steel Products.</w:t>
      </w:r>
    </w:p>
    <w:p w14:paraId="67EBF41B" w14:textId="77777777" w:rsidR="00D4525A" w:rsidRDefault="00F54982" w:rsidP="00977EE6">
      <w:pPr>
        <w:pStyle w:val="Heading5"/>
      </w:pPr>
      <w:r>
        <w:t xml:space="preserve">ASTM </w:t>
      </w:r>
      <w:r w:rsidR="00D4525A">
        <w:t>A139</w:t>
      </w:r>
      <w:r w:rsidR="00921603">
        <w:t>/A139M-04 (2015)</w:t>
      </w:r>
      <w:r w:rsidR="00D4525A">
        <w:t>, Standard Specification for Electric-Fusion (Arc)-Welded Steel Pipe</w:t>
      </w:r>
      <w:r w:rsidR="00921603">
        <w:t xml:space="preserve"> (NPS 4 and Over)</w:t>
      </w:r>
      <w:r w:rsidR="00D4525A">
        <w:t>.</w:t>
      </w:r>
    </w:p>
    <w:p w14:paraId="67EBF41C" w14:textId="76A22E8F" w:rsidR="00D4525A" w:rsidRDefault="00F54982" w:rsidP="00977EE6">
      <w:pPr>
        <w:pStyle w:val="Heading5"/>
      </w:pPr>
      <w:r>
        <w:t xml:space="preserve">ASTM </w:t>
      </w:r>
      <w:r w:rsidR="00D4525A">
        <w:t>A143</w:t>
      </w:r>
      <w:r w:rsidR="00921603">
        <w:t>/A143-07 (20</w:t>
      </w:r>
      <w:ins w:id="8" w:author="Mabel Chow" w:date="2022-11-26T11:03:00Z">
        <w:r w:rsidR="005749C4">
          <w:t>20</w:t>
        </w:r>
      </w:ins>
      <w:del w:id="9" w:author="Mabel Chow" w:date="2022-11-26T11:03:00Z">
        <w:r w:rsidR="00921603" w:rsidDel="005749C4">
          <w:delText>14</w:delText>
        </w:r>
      </w:del>
      <w:r w:rsidR="00921603">
        <w:t xml:space="preserve">) </w:t>
      </w:r>
      <w:r w:rsidR="00D4525A">
        <w:t>, Standard Practice for Safeguarding Against Embrittlement of Hot-Dip Galvanized Structural Steel Products and Procedures for Detecting Embrittlement.</w:t>
      </w:r>
    </w:p>
    <w:p w14:paraId="67EBF41D" w14:textId="5E3A2B74" w:rsidR="00D4525A" w:rsidRDefault="00F54982" w:rsidP="00977EE6">
      <w:pPr>
        <w:pStyle w:val="Heading5"/>
      </w:pPr>
      <w:r>
        <w:t xml:space="preserve">ASTM </w:t>
      </w:r>
      <w:r w:rsidR="00D4525A">
        <w:t>A153</w:t>
      </w:r>
      <w:r w:rsidR="00921603">
        <w:t>/A153M-</w:t>
      </w:r>
      <w:del w:id="10" w:author="Mabel Chow" w:date="2022-11-26T11:03:00Z">
        <w:r w:rsidR="00921603" w:rsidDel="005749C4">
          <w:delText>09</w:delText>
        </w:r>
      </w:del>
      <w:ins w:id="11" w:author="Mabel Chow" w:date="2022-11-26T11:03:00Z">
        <w:r w:rsidR="005749C4">
          <w:t>16a</w:t>
        </w:r>
      </w:ins>
      <w:r w:rsidR="00D4525A">
        <w:t>, Standard Specification for Zinc Coating (Hot Dip) on Iron and Steel Hardware.</w:t>
      </w:r>
    </w:p>
    <w:p w14:paraId="67EBF41E" w14:textId="77777777" w:rsidR="00921603" w:rsidRDefault="00F54982" w:rsidP="00977EE6">
      <w:pPr>
        <w:pStyle w:val="Heading5"/>
      </w:pPr>
      <w:r>
        <w:t xml:space="preserve">ASTM </w:t>
      </w:r>
      <w:r w:rsidR="00D4525A">
        <w:t>A325</w:t>
      </w:r>
      <w:r w:rsidR="00921603">
        <w:t>-14</w:t>
      </w:r>
      <w:r w:rsidR="00D4525A">
        <w:t xml:space="preserve">, Standard Specification for </w:t>
      </w:r>
      <w:r w:rsidR="00921603">
        <w:t>Structural</w:t>
      </w:r>
      <w:r w:rsidR="00D4525A">
        <w:t xml:space="preserve"> Bolts</w:t>
      </w:r>
      <w:r w:rsidR="00F27998">
        <w:t>, Ste</w:t>
      </w:r>
      <w:r w:rsidR="00921603">
        <w:t xml:space="preserve">el, Heat </w:t>
      </w:r>
      <w:r w:rsidR="00F27998">
        <w:t>T</w:t>
      </w:r>
      <w:r w:rsidR="00921603">
        <w:t>reated, 120/105 ksi Minimum Tensile Strength</w:t>
      </w:r>
    </w:p>
    <w:p w14:paraId="67EBF41F" w14:textId="7B23D98B" w:rsidR="00D4525A" w:rsidRDefault="00F54982" w:rsidP="00977EE6">
      <w:pPr>
        <w:pStyle w:val="Heading5"/>
      </w:pPr>
      <w:r>
        <w:t xml:space="preserve">ASTM </w:t>
      </w:r>
      <w:r w:rsidR="00D4525A">
        <w:t>A384</w:t>
      </w:r>
      <w:r w:rsidR="00921603">
        <w:t>/A384M-07 (</w:t>
      </w:r>
      <w:del w:id="12" w:author="Mabel Chow" w:date="2022-11-26T11:03:00Z">
        <w:r w:rsidR="00921603" w:rsidDel="005749C4">
          <w:delText>2013</w:delText>
        </w:r>
      </w:del>
      <w:ins w:id="13" w:author="Mabel Chow" w:date="2022-11-26T11:03:00Z">
        <w:r w:rsidR="005749C4">
          <w:t>201</w:t>
        </w:r>
        <w:r w:rsidR="005749C4">
          <w:t>9</w:t>
        </w:r>
      </w:ins>
      <w:r w:rsidR="00921603">
        <w:t>)</w:t>
      </w:r>
      <w:r w:rsidR="00D4525A">
        <w:t>, Standard Practice for Safeguarding Against Warpage and Distortion During Hot-Dip Galvanizing of Steel Assemblies.</w:t>
      </w:r>
    </w:p>
    <w:p w14:paraId="67EBF420" w14:textId="77777777" w:rsidR="00D4525A" w:rsidRDefault="00F54982" w:rsidP="00977EE6">
      <w:pPr>
        <w:pStyle w:val="Heading5"/>
      </w:pPr>
      <w:r>
        <w:t xml:space="preserve">ASTM </w:t>
      </w:r>
      <w:r w:rsidR="00D4525A">
        <w:t>A385</w:t>
      </w:r>
      <w:r w:rsidR="00921603">
        <w:t>/A385M-15</w:t>
      </w:r>
      <w:r w:rsidR="00D4525A">
        <w:t>, Standard Practice for Providing High-Quality Zinc Coatings (Hot-Dip).</w:t>
      </w:r>
    </w:p>
    <w:p w14:paraId="67EBF421" w14:textId="77777777" w:rsidR="00D4525A" w:rsidRDefault="00F54982" w:rsidP="00977EE6">
      <w:pPr>
        <w:pStyle w:val="Heading5"/>
      </w:pPr>
      <w:r>
        <w:t xml:space="preserve">ASTM </w:t>
      </w:r>
      <w:r w:rsidR="00D4525A">
        <w:t>A490</w:t>
      </w:r>
      <w:r w:rsidR="00921603">
        <w:t>-14a</w:t>
      </w:r>
      <w:r w:rsidR="00D4525A">
        <w:t xml:space="preserve">, Standard Specification for Heat Treated Steel Structural </w:t>
      </w:r>
      <w:r w:rsidR="00EF445F">
        <w:t>Bolts</w:t>
      </w:r>
      <w:r w:rsidR="00D4525A">
        <w:t xml:space="preserve">, </w:t>
      </w:r>
      <w:r w:rsidR="00EF445F">
        <w:t xml:space="preserve">Alloy Steel, Heat Treated, </w:t>
      </w:r>
      <w:r w:rsidR="00D4525A">
        <w:t>150 ksi Minimum Tensile Strength.</w:t>
      </w:r>
    </w:p>
    <w:p w14:paraId="67EBF422" w14:textId="77777777" w:rsidR="00D4525A" w:rsidRDefault="00F54982" w:rsidP="00977EE6">
      <w:pPr>
        <w:pStyle w:val="Heading5"/>
      </w:pPr>
      <w:r>
        <w:t xml:space="preserve">ASTM </w:t>
      </w:r>
      <w:r w:rsidR="00D4525A">
        <w:t>A563</w:t>
      </w:r>
      <w:r w:rsidR="00EF445F">
        <w:t>-15</w:t>
      </w:r>
      <w:r w:rsidR="00D4525A">
        <w:t>, Standard Specification for Carbon and Alloy Steel Nuts.</w:t>
      </w:r>
    </w:p>
    <w:p w14:paraId="67EBF423" w14:textId="77777777" w:rsidR="00D4525A" w:rsidRDefault="00F54982" w:rsidP="00977EE6">
      <w:pPr>
        <w:pStyle w:val="Heading5"/>
      </w:pPr>
      <w:r>
        <w:lastRenderedPageBreak/>
        <w:t xml:space="preserve">ASTM </w:t>
      </w:r>
      <w:r w:rsidR="00D4525A">
        <w:t>A572</w:t>
      </w:r>
      <w:r w:rsidR="00EF445F">
        <w:t>/A572</w:t>
      </w:r>
      <w:r w:rsidR="00757737">
        <w:t>M</w:t>
      </w:r>
      <w:r w:rsidR="00EF445F">
        <w:t>-15</w:t>
      </w:r>
      <w:r w:rsidR="00D4525A">
        <w:t xml:space="preserve">, Standard Specification for </w:t>
      </w:r>
      <w:r w:rsidR="00EF445F">
        <w:t>High-</w:t>
      </w:r>
      <w:r w:rsidR="00D4525A">
        <w:t xml:space="preserve">Strength </w:t>
      </w:r>
      <w:r w:rsidR="00EF445F">
        <w:t>Low-</w:t>
      </w:r>
      <w:r w:rsidR="00D4525A">
        <w:t>Alloy Columbium Vanadium Structural Steel.</w:t>
      </w:r>
    </w:p>
    <w:p w14:paraId="67EBF424" w14:textId="6CBDDFF5" w:rsidR="00D4525A" w:rsidRDefault="00F54982" w:rsidP="00977EE6">
      <w:pPr>
        <w:pStyle w:val="Heading5"/>
      </w:pPr>
      <w:r>
        <w:t xml:space="preserve">ASTM </w:t>
      </w:r>
      <w:r w:rsidR="00D4525A">
        <w:t>A588</w:t>
      </w:r>
      <w:r w:rsidR="00757737">
        <w:t>/A588M-</w:t>
      </w:r>
      <w:del w:id="14" w:author="Mabel Chow" w:date="2022-11-26T11:04:00Z">
        <w:r w:rsidR="00757737" w:rsidDel="005749C4">
          <w:delText>15</w:delText>
        </w:r>
      </w:del>
      <w:ins w:id="15" w:author="Mabel Chow" w:date="2022-11-26T11:04:00Z">
        <w:r w:rsidR="005749C4">
          <w:t>1</w:t>
        </w:r>
        <w:r w:rsidR="005749C4">
          <w:t>9</w:t>
        </w:r>
      </w:ins>
      <w:r w:rsidR="00D4525A">
        <w:t xml:space="preserve">, Standard Specification for </w:t>
      </w:r>
      <w:r w:rsidR="00757737">
        <w:t>High-</w:t>
      </w:r>
      <w:r w:rsidR="00D4525A">
        <w:t xml:space="preserve">Strength </w:t>
      </w:r>
      <w:r w:rsidR="00757737">
        <w:t>Low-</w:t>
      </w:r>
      <w:r w:rsidR="00D4525A">
        <w:t>Alloy Structural Steel</w:t>
      </w:r>
      <w:r w:rsidR="00757737">
        <w:t xml:space="preserve">, up to </w:t>
      </w:r>
      <w:r w:rsidR="00D4525A">
        <w:t xml:space="preserve"> 50 ksi</w:t>
      </w:r>
      <w:r w:rsidR="00757737">
        <w:t xml:space="preserve"> (345MPa)</w:t>
      </w:r>
      <w:r w:rsidR="00D4525A">
        <w:t xml:space="preserve"> Minimum Yield Point </w:t>
      </w:r>
      <w:r w:rsidR="00757737">
        <w:t>with Atmospheric Corrosion Resistance</w:t>
      </w:r>
      <w:r w:rsidR="00D4525A">
        <w:t>.</w:t>
      </w:r>
    </w:p>
    <w:p w14:paraId="67EBF425" w14:textId="77777777" w:rsidR="00D4525A" w:rsidRDefault="00F54982" w:rsidP="00977EE6">
      <w:pPr>
        <w:pStyle w:val="Heading5"/>
      </w:pPr>
      <w:r>
        <w:t xml:space="preserve">ASTM </w:t>
      </w:r>
      <w:r w:rsidR="00D4525A">
        <w:t>A673</w:t>
      </w:r>
      <w:r w:rsidR="00757737">
        <w:t>/A673M-07 (2012)</w:t>
      </w:r>
      <w:r w:rsidR="00D4525A">
        <w:t>, Standard Specification for Sampling Procedure for Impact Testing of Structural Steel.</w:t>
      </w:r>
    </w:p>
    <w:p w14:paraId="67EBF426" w14:textId="77777777" w:rsidR="00D4525A" w:rsidRDefault="00F54982" w:rsidP="00977EE6">
      <w:pPr>
        <w:pStyle w:val="Heading5"/>
      </w:pPr>
      <w:r>
        <w:t xml:space="preserve">ASTM </w:t>
      </w:r>
      <w:r w:rsidR="00D4525A">
        <w:t>A780</w:t>
      </w:r>
      <w:r>
        <w:t>/A780M-09(2015)</w:t>
      </w:r>
      <w:r w:rsidR="00D4525A">
        <w:t>, Standard Practice for Repair of Damaged and Uncoated Areas of Hot</w:t>
      </w:r>
      <w:r>
        <w:t>-</w:t>
      </w:r>
      <w:r w:rsidR="00D4525A">
        <w:t>Dip Galvanized Coatings.</w:t>
      </w:r>
    </w:p>
    <w:p w14:paraId="67EBF427" w14:textId="77777777" w:rsidR="00D4525A" w:rsidRDefault="00F54982" w:rsidP="00977EE6">
      <w:pPr>
        <w:pStyle w:val="Heading5"/>
      </w:pPr>
      <w:r>
        <w:t xml:space="preserve">ASTM </w:t>
      </w:r>
      <w:r w:rsidR="00D4525A">
        <w:t>A992</w:t>
      </w:r>
      <w:r>
        <w:t>/A992M-11(2015)</w:t>
      </w:r>
      <w:r w:rsidR="00D4525A">
        <w:t xml:space="preserve">, Standard Specification for Structural </w:t>
      </w:r>
      <w:r>
        <w:t xml:space="preserve">Steel </w:t>
      </w:r>
      <w:r w:rsidR="00D4525A">
        <w:t>Shapes.</w:t>
      </w:r>
    </w:p>
    <w:p w14:paraId="67EBF428" w14:textId="1A89DAA1" w:rsidR="00D4525A" w:rsidRDefault="00F54982" w:rsidP="00977EE6">
      <w:pPr>
        <w:pStyle w:val="Heading5"/>
      </w:pPr>
      <w:r>
        <w:t xml:space="preserve">ASTM </w:t>
      </w:r>
      <w:r w:rsidR="00D4525A">
        <w:t>B695</w:t>
      </w:r>
      <w:r>
        <w:t>-</w:t>
      </w:r>
      <w:del w:id="16" w:author="Mabel Chow" w:date="2022-11-26T11:04:00Z">
        <w:r w:rsidDel="005749C4">
          <w:delText>04 (2009)</w:delText>
        </w:r>
      </w:del>
      <w:ins w:id="17" w:author="Mabel Chow" w:date="2022-11-26T11:04:00Z">
        <w:r w:rsidR="005749C4">
          <w:t>21</w:t>
        </w:r>
      </w:ins>
      <w:r w:rsidR="00D4525A">
        <w:t>, Standard Specification for Coatings of Zinc Mechanically Deposited on Iron and Steel.</w:t>
      </w:r>
    </w:p>
    <w:p w14:paraId="67EBF429" w14:textId="4FDD4947" w:rsidR="00D4525A" w:rsidRDefault="00F54982" w:rsidP="00977EE6">
      <w:pPr>
        <w:pStyle w:val="Heading5"/>
      </w:pPr>
      <w:r>
        <w:t xml:space="preserve">ASTM </w:t>
      </w:r>
      <w:r w:rsidR="00D4525A">
        <w:t>F436</w:t>
      </w:r>
      <w:r>
        <w:t>-</w:t>
      </w:r>
      <w:del w:id="18" w:author="Mabel Chow" w:date="2022-11-26T11:04:00Z">
        <w:r w:rsidDel="005749C4">
          <w:delText>11</w:delText>
        </w:r>
      </w:del>
      <w:ins w:id="19" w:author="Mabel Chow" w:date="2022-11-26T11:04:00Z">
        <w:r w:rsidR="005749C4">
          <w:t>1</w:t>
        </w:r>
        <w:r w:rsidR="005749C4">
          <w:t>9</w:t>
        </w:r>
      </w:ins>
      <w:r w:rsidR="00D4525A">
        <w:t>, Standard Specification for Hardened Steel Washers.</w:t>
      </w:r>
    </w:p>
    <w:p w14:paraId="67EBF42A" w14:textId="6AEE8D04" w:rsidR="00D4525A" w:rsidRDefault="00F54982" w:rsidP="00977EE6">
      <w:pPr>
        <w:pStyle w:val="Heading5"/>
      </w:pPr>
      <w:r>
        <w:t xml:space="preserve">ASTM </w:t>
      </w:r>
      <w:r w:rsidR="00D4525A">
        <w:t>F959</w:t>
      </w:r>
      <w:r>
        <w:t>-</w:t>
      </w:r>
      <w:del w:id="20" w:author="Mabel Chow" w:date="2022-11-26T11:04:00Z">
        <w:r w:rsidDel="005749C4">
          <w:delText>15</w:delText>
        </w:r>
      </w:del>
      <w:ins w:id="21" w:author="Mabel Chow" w:date="2022-11-26T11:04:00Z">
        <w:r w:rsidR="005749C4">
          <w:t>1</w:t>
        </w:r>
        <w:r w:rsidR="005749C4">
          <w:t>7</w:t>
        </w:r>
      </w:ins>
      <w:r w:rsidR="00D4525A">
        <w:t xml:space="preserve">, Standard Specification for </w:t>
      </w:r>
      <w:r>
        <w:t>Compressible-Washer-</w:t>
      </w:r>
      <w:r w:rsidR="00D4525A">
        <w:t>Type Direct Tension Indicators for Use with Structural Fasteners.</w:t>
      </w:r>
    </w:p>
    <w:p w14:paraId="67EBF42B" w14:textId="78B2EBB4" w:rsidR="009A3ACA" w:rsidRDefault="009A3ACA" w:rsidP="00977EE6">
      <w:pPr>
        <w:pStyle w:val="Heading5"/>
      </w:pPr>
      <w:r>
        <w:t xml:space="preserve">ASTM </w:t>
      </w:r>
      <w:r w:rsidR="003360C6">
        <w:t>F3125/F3125M-15a, Standard Specification for High Strength Structural Bolts, Steel and Alloy Steel, Heat Treated, 120 ksi (830 MPa) and 150 ksi (1040 MPa) Minimum Tensile Strength, Inch and Metric Dimensions.</w:t>
      </w:r>
    </w:p>
    <w:p w14:paraId="67EBF42C" w14:textId="77777777" w:rsidR="009A3ACA" w:rsidRDefault="00D4525A" w:rsidP="00977EE6">
      <w:pPr>
        <w:pStyle w:val="Heading4"/>
      </w:pPr>
      <w:r>
        <w:t xml:space="preserve">American Welding Society (AWS): </w:t>
      </w:r>
    </w:p>
    <w:p w14:paraId="67EBF42D" w14:textId="41AF11EC" w:rsidR="00D4525A" w:rsidRDefault="009A3ACA" w:rsidP="009A3ACA">
      <w:pPr>
        <w:pStyle w:val="Heading5"/>
      </w:pPr>
      <w:r>
        <w:t xml:space="preserve">AWS </w:t>
      </w:r>
      <w:r w:rsidR="00D4525A">
        <w:t>D1.1</w:t>
      </w:r>
      <w:r w:rsidR="00F54982">
        <w:t>/D1.1M:</w:t>
      </w:r>
      <w:del w:id="22" w:author="Mabel Chow" w:date="2022-11-26T11:04:00Z">
        <w:r w:rsidR="00F54982" w:rsidDel="005749C4">
          <w:delText>2015</w:delText>
        </w:r>
      </w:del>
      <w:ins w:id="23" w:author="Mabel Chow" w:date="2022-11-26T11:04:00Z">
        <w:r w:rsidR="005749C4">
          <w:t>20</w:t>
        </w:r>
        <w:r w:rsidR="005749C4">
          <w:t>20</w:t>
        </w:r>
      </w:ins>
      <w:r w:rsidR="00D4525A">
        <w:t>, Structural Welding Code Steel.</w:t>
      </w:r>
    </w:p>
    <w:p w14:paraId="67EBF42E" w14:textId="369F8D51" w:rsidR="009A3ACA" w:rsidRDefault="009A3ACA" w:rsidP="009A3ACA">
      <w:pPr>
        <w:pStyle w:val="Heading5"/>
      </w:pPr>
      <w:r>
        <w:t>AWS A2.4:</w:t>
      </w:r>
      <w:del w:id="24" w:author="Mabel Chow" w:date="2022-11-26T11:04:00Z">
        <w:r w:rsidDel="005749C4">
          <w:delText xml:space="preserve">2012 </w:delText>
        </w:r>
      </w:del>
      <w:ins w:id="25" w:author="Mabel Chow" w:date="2022-11-26T11:04:00Z">
        <w:r w:rsidR="005749C4">
          <w:t>20</w:t>
        </w:r>
        <w:r w:rsidR="005749C4">
          <w:t>20</w:t>
        </w:r>
        <w:r w:rsidR="005749C4">
          <w:t xml:space="preserve"> </w:t>
        </w:r>
      </w:ins>
      <w:r>
        <w:t>Standard Symbols for Welding, Brazing, Non</w:t>
      </w:r>
      <w:r w:rsidR="000E2E77">
        <w:t>-</w:t>
      </w:r>
      <w:r>
        <w:t>destructive Examination</w:t>
      </w:r>
    </w:p>
    <w:p w14:paraId="67EBF42F" w14:textId="77777777" w:rsidR="00285B8A" w:rsidRDefault="00285B8A" w:rsidP="00D2591C">
      <w:pPr>
        <w:pStyle w:val="Heading2"/>
      </w:pPr>
      <w:r>
        <w:t>Measurement and Payment</w:t>
      </w:r>
    </w:p>
    <w:p w14:paraId="67EBF430" w14:textId="7063E570" w:rsidR="00496449" w:rsidRDefault="00AB0001" w:rsidP="00496449">
      <w:pPr>
        <w:pStyle w:val="Heading3"/>
      </w:pPr>
      <w:ins w:id="26" w:author="Mabel Chow" w:date="2022-11-26T11:08:00Z">
        <w:r w:rsidRPr="00AB0001">
          <w:rPr>
            <w:rFonts w:cs="Calibri"/>
            <w:rPrChange w:id="27" w:author="Mabel Chow" w:date="2022-11-26T11:08:00Z">
              <w:rPr>
                <w:rFonts w:cs="Calibri"/>
                <w:highlight w:val="yellow"/>
              </w:rPr>
            </w:rPrChange>
          </w:rPr>
          <w:t>The work of this Section will not be measured separately for payment. All costs associated with the work of this Section shall be included in the Contract Price</w:t>
        </w:r>
      </w:ins>
      <w:del w:id="28" w:author="Mabel Chow" w:date="2022-11-26T11:08:00Z">
        <w:r w:rsidR="00285B8A" w:rsidRPr="00AB0001" w:rsidDel="00AB0001">
          <w:delText>The Vendor shall include all costs for all labour</w:delText>
        </w:r>
        <w:r w:rsidR="00285B8A" w:rsidDel="00AB0001">
          <w:delText>, equipment, and materials within the appropriate unit price items included within the Schedule of Unit Prices for all structural steel and associated works as</w:delText>
        </w:r>
        <w:r w:rsidR="000E5726" w:rsidDel="00AB0001">
          <w:delText xml:space="preserve"> shown on the Contract Drawings and as</w:delText>
        </w:r>
        <w:r w:rsidR="00285B8A" w:rsidDel="00AB0001">
          <w:delText xml:space="preserve"> specified herein. No separate payment</w:delText>
        </w:r>
        <w:r w:rsidR="000E5726" w:rsidDel="00AB0001">
          <w:delText xml:space="preserve"> shall be made</w:delText>
        </w:r>
      </w:del>
      <w:r w:rsidR="00285B8A">
        <w:t>.</w:t>
      </w:r>
    </w:p>
    <w:p w14:paraId="67EBF431" w14:textId="77777777" w:rsidR="00D4525A" w:rsidRDefault="00D4525A" w:rsidP="00D2591C">
      <w:pPr>
        <w:pStyle w:val="Heading2"/>
      </w:pPr>
      <w:r>
        <w:t>Design Requirements</w:t>
      </w:r>
    </w:p>
    <w:p w14:paraId="67EBF432" w14:textId="77777777" w:rsidR="00D4525A" w:rsidRDefault="00D4525A" w:rsidP="00D4525A">
      <w:pPr>
        <w:pStyle w:val="Heading3"/>
      </w:pPr>
      <w:r>
        <w:t>Connections - General</w:t>
      </w:r>
    </w:p>
    <w:p w14:paraId="67EBF433" w14:textId="77777777" w:rsidR="000B3018" w:rsidRPr="000B3018" w:rsidRDefault="000B3018" w:rsidP="000B3018">
      <w:pPr>
        <w:pStyle w:val="Heading4"/>
      </w:pPr>
      <w:r w:rsidRPr="000B3018">
        <w:t>Design connections in accordance with CAN/CSA-S16.  Have designs completed by a professional engineer, licenced in the Province of Ontario.</w:t>
      </w:r>
    </w:p>
    <w:p w14:paraId="67EBF434" w14:textId="77777777" w:rsidR="000B3018" w:rsidRPr="00F27998" w:rsidRDefault="000B3018" w:rsidP="000B3018">
      <w:pPr>
        <w:pStyle w:val="Heading4"/>
      </w:pPr>
      <w:r w:rsidRPr="00F27998">
        <w:t>For normal framing, connections shall be bolted or welded.</w:t>
      </w:r>
    </w:p>
    <w:p w14:paraId="67EBF435" w14:textId="77777777" w:rsidR="00D4525A" w:rsidRDefault="00D4525A" w:rsidP="00977EE6">
      <w:pPr>
        <w:pStyle w:val="Heading4"/>
      </w:pPr>
      <w:r w:rsidRPr="000B3018">
        <w:t>For structural steel encased in masonry, design connection system so that</w:t>
      </w:r>
      <w:r>
        <w:t xml:space="preserve"> it is totally concealed within the masonry.</w:t>
      </w:r>
    </w:p>
    <w:p w14:paraId="67EBF436" w14:textId="77777777" w:rsidR="00D4525A" w:rsidRDefault="00D4525A" w:rsidP="00977EE6">
      <w:pPr>
        <w:pStyle w:val="Heading4"/>
      </w:pPr>
      <w:r>
        <w:t>For openings, including but not limited to doors and windows, design connection system so that it does not encroach into clear opening.</w:t>
      </w:r>
    </w:p>
    <w:p w14:paraId="67EBF437" w14:textId="77777777" w:rsidR="00D4525A" w:rsidRDefault="00D4525A" w:rsidP="00977EE6">
      <w:pPr>
        <w:pStyle w:val="Heading4"/>
      </w:pPr>
      <w:r>
        <w:t>Design connections for end reactions from torsion, bending moment, shear, and axial load where indicated. Use standard connections as per CISC Handbook where possible.</w:t>
      </w:r>
    </w:p>
    <w:p w14:paraId="67EBF438" w14:textId="77777777" w:rsidR="00D4525A" w:rsidRDefault="00D4525A" w:rsidP="00977EE6">
      <w:pPr>
        <w:pStyle w:val="Heading4"/>
      </w:pPr>
      <w:r>
        <w:t>Where no end reaction is indicated, design connection on the basis of simple construction for the end reaction of a laterally supported beam of a given span under a uniformly distributed factored load that has attained its maximum moment capacity in accordance with Standardized Shear Connections published by Canadian Institute of Steel Construction (CISC).</w:t>
      </w:r>
    </w:p>
    <w:p w14:paraId="67EBF439" w14:textId="77777777" w:rsidR="00D4525A" w:rsidRDefault="00D4525A" w:rsidP="00977EE6">
      <w:pPr>
        <w:pStyle w:val="Heading4"/>
      </w:pPr>
      <w:r>
        <w:lastRenderedPageBreak/>
        <w:t>For beams with intersecting bracing members design connections for beam reaction plus reaction from the bracing members.</w:t>
      </w:r>
    </w:p>
    <w:p w14:paraId="67EBF43A" w14:textId="77777777" w:rsidR="00D4525A" w:rsidRDefault="00D4525A" w:rsidP="00977EE6">
      <w:pPr>
        <w:pStyle w:val="Heading4"/>
      </w:pPr>
      <w:r>
        <w:t>For non-standard connections, submit signed and stamped sketches and design calculations.</w:t>
      </w:r>
    </w:p>
    <w:p w14:paraId="67EBF43B" w14:textId="77777777" w:rsidR="00D4525A" w:rsidRDefault="00D4525A" w:rsidP="00D4525A">
      <w:pPr>
        <w:pStyle w:val="Heading3"/>
      </w:pPr>
      <w:r>
        <w:t>Bolted Connections</w:t>
      </w:r>
    </w:p>
    <w:p w14:paraId="67EBF43C" w14:textId="77777777" w:rsidR="00D4525A" w:rsidRDefault="00D4525A" w:rsidP="00977EE6">
      <w:pPr>
        <w:pStyle w:val="Heading4"/>
      </w:pPr>
      <w:r>
        <w:t>Unless noted otherwise, use bearing type connections with snug-tightened bolts.</w:t>
      </w:r>
    </w:p>
    <w:p w14:paraId="67EBF43D" w14:textId="77777777" w:rsidR="00D4525A" w:rsidRDefault="00D4525A" w:rsidP="00977EE6">
      <w:pPr>
        <w:pStyle w:val="Heading4"/>
      </w:pPr>
      <w:r>
        <w:t>Where indicated, use slip-critical connections.</w:t>
      </w:r>
    </w:p>
    <w:p w14:paraId="67EBF43E" w14:textId="77777777" w:rsidR="000B3018" w:rsidRPr="00F27998" w:rsidRDefault="000B3018" w:rsidP="000B3018">
      <w:pPr>
        <w:pStyle w:val="Heading4"/>
      </w:pPr>
      <w:r w:rsidRPr="00F27998">
        <w:t>Use high-strength bolts in accordance with CAN/CSA-S16.</w:t>
      </w:r>
    </w:p>
    <w:p w14:paraId="67EBF43F" w14:textId="77777777" w:rsidR="00D4525A" w:rsidRPr="000B3018" w:rsidRDefault="000B3018" w:rsidP="000B3018">
      <w:pPr>
        <w:pStyle w:val="Heading4"/>
      </w:pPr>
      <w:r w:rsidRPr="00F27998">
        <w:t>Use pre tensioned bolts in accordance with CAN/CSA-S16 for:</w:t>
      </w:r>
    </w:p>
    <w:p w14:paraId="67EBF440" w14:textId="77777777" w:rsidR="00D4525A" w:rsidRPr="000B3018" w:rsidRDefault="00D4525A" w:rsidP="00977EE6">
      <w:pPr>
        <w:pStyle w:val="Heading5"/>
      </w:pPr>
      <w:r w:rsidRPr="000B3018">
        <w:t>Slip-critical connections.</w:t>
      </w:r>
    </w:p>
    <w:p w14:paraId="67EBF441" w14:textId="77777777" w:rsidR="00D4525A" w:rsidRDefault="00D4525A" w:rsidP="00977EE6">
      <w:pPr>
        <w:pStyle w:val="Heading5"/>
      </w:pPr>
      <w:r>
        <w:t>Connections of members resisting crane loads.</w:t>
      </w:r>
    </w:p>
    <w:p w14:paraId="67EBF442" w14:textId="77777777" w:rsidR="00D4525A" w:rsidRDefault="00D4525A" w:rsidP="00977EE6">
      <w:pPr>
        <w:pStyle w:val="Heading5"/>
      </w:pPr>
      <w:r>
        <w:t>Connections supporting running machines or other live loads that produce impact or cyclic loads.</w:t>
      </w:r>
    </w:p>
    <w:p w14:paraId="67EBF443" w14:textId="77777777" w:rsidR="00D4525A" w:rsidRDefault="00D4525A" w:rsidP="00977EE6">
      <w:pPr>
        <w:pStyle w:val="Heading5"/>
      </w:pPr>
      <w:r>
        <w:t>Connections where bolts are subject to tensile axial loads.</w:t>
      </w:r>
    </w:p>
    <w:p w14:paraId="67EBF444" w14:textId="77777777" w:rsidR="00D4525A" w:rsidRDefault="00D4525A" w:rsidP="00977EE6">
      <w:pPr>
        <w:pStyle w:val="Heading5"/>
      </w:pPr>
      <w:r>
        <w:t>Connections using oversize or slotted holes, unless designed to accommodate movement.</w:t>
      </w:r>
    </w:p>
    <w:p w14:paraId="67EBF445" w14:textId="77777777" w:rsidR="00D4525A" w:rsidRDefault="00D4525A" w:rsidP="00977EE6">
      <w:pPr>
        <w:pStyle w:val="Heading4"/>
      </w:pPr>
      <w:r>
        <w:t>Use clipped double angle connections where beams of similar size are bolted to both sides of a column at a common location.</w:t>
      </w:r>
    </w:p>
    <w:p w14:paraId="67EBF446" w14:textId="77777777" w:rsidR="00D4525A" w:rsidRDefault="00D4525A" w:rsidP="00D4525A">
      <w:pPr>
        <w:pStyle w:val="Heading3"/>
      </w:pPr>
      <w:r>
        <w:t>For bracing and other tension and compression members, design connections, if not finished to bear, to develop the force due to full factored loads where indicated. Otherwise, design for 50 percent of strength of the member, in tension or compression, whichever governs.</w:t>
      </w:r>
    </w:p>
    <w:p w14:paraId="67EBF447" w14:textId="77777777" w:rsidR="00D4525A" w:rsidRDefault="00D4525A" w:rsidP="00D4525A">
      <w:pPr>
        <w:pStyle w:val="Heading3"/>
      </w:pPr>
      <w:r>
        <w:t>Design splices for the full strength of the member in torsion, bending, shear, and axial load unless noted otherwise.</w:t>
      </w:r>
    </w:p>
    <w:p w14:paraId="67EBF448" w14:textId="77777777" w:rsidR="00D4525A" w:rsidRDefault="00D4525A" w:rsidP="00D4525A">
      <w:pPr>
        <w:pStyle w:val="Heading3"/>
      </w:pPr>
      <w:r>
        <w:t>Provide pair of bearing stiffeners on beams and girders at point of concentrated loads, such as at columns, monorail beams, and equipment supports.</w:t>
      </w:r>
    </w:p>
    <w:p w14:paraId="67EBF449" w14:textId="77777777" w:rsidR="00D4525A" w:rsidRDefault="00D4525A" w:rsidP="00D2591C">
      <w:pPr>
        <w:pStyle w:val="Heading2"/>
      </w:pPr>
      <w:r>
        <w:t>Submittals</w:t>
      </w:r>
    </w:p>
    <w:p w14:paraId="67EBF44A" w14:textId="77777777" w:rsidR="00D4525A" w:rsidRDefault="00D4525A" w:rsidP="00D4525A">
      <w:pPr>
        <w:pStyle w:val="Heading3"/>
      </w:pPr>
      <w:r>
        <w:t>Action Submittals</w:t>
      </w:r>
    </w:p>
    <w:p w14:paraId="67EBF44B" w14:textId="77777777" w:rsidR="00D4525A" w:rsidRDefault="00D4525A" w:rsidP="00977EE6">
      <w:pPr>
        <w:pStyle w:val="Heading4"/>
      </w:pPr>
      <w:r>
        <w:t>Provide Shop Drawing details showing:</w:t>
      </w:r>
    </w:p>
    <w:p w14:paraId="67EBF44C" w14:textId="77777777" w:rsidR="000B3018" w:rsidRPr="0028507A" w:rsidRDefault="000B3018" w:rsidP="000B3018">
      <w:pPr>
        <w:pStyle w:val="Heading5"/>
        <w:rPr>
          <w:sz w:val="18"/>
          <w:szCs w:val="18"/>
        </w:rPr>
      </w:pPr>
      <w:r>
        <w:t>F</w:t>
      </w:r>
      <w:r w:rsidR="00D4525A">
        <w:t xml:space="preserve">abrication and erection documents. Include connection design </w:t>
      </w:r>
      <w:r w:rsidR="00D4525A" w:rsidRPr="000B3018">
        <w:t>details, shop details, erection diagrams and erection procedures.</w:t>
      </w:r>
      <w:r w:rsidRPr="000B3018">
        <w:t xml:space="preserve"> Have the Contractor’s connection design engineer review, seal and sign the shop drawings for record purposes.</w:t>
      </w:r>
    </w:p>
    <w:p w14:paraId="67EBF44D" w14:textId="77777777" w:rsidR="00D4525A" w:rsidRDefault="000B3018" w:rsidP="000B3018">
      <w:pPr>
        <w:pStyle w:val="Heading5"/>
      </w:pPr>
      <w:r>
        <w:t>C</w:t>
      </w:r>
      <w:r w:rsidR="00D4525A">
        <w:t>onnection design details and calculations for continuous construction, bearing seal and signature of a Professional Engineer licensed in the Province of Ontario for record purposes prior to submitting shop details.</w:t>
      </w:r>
    </w:p>
    <w:p w14:paraId="67EBF44E" w14:textId="77777777" w:rsidR="00D4525A" w:rsidRDefault="000B3018" w:rsidP="000B3018">
      <w:pPr>
        <w:pStyle w:val="Heading5"/>
      </w:pPr>
      <w:r>
        <w:t>F</w:t>
      </w:r>
      <w:r w:rsidR="00D4525A">
        <w:t>abrication details including cuts, copes, connections, bolt tension, holes, bearing plates, threaded fasteners, shop coatings, galvanizing, or other surface treatments, and welds on shop details. Indicate welds using American Welding Society (AWS) welding symbols in accordance with ANSI/AWS A2.4.</w:t>
      </w:r>
    </w:p>
    <w:p w14:paraId="67EBF44F" w14:textId="77777777" w:rsidR="000B3018" w:rsidRDefault="00D4525A" w:rsidP="000B3018">
      <w:pPr>
        <w:pStyle w:val="Heading5"/>
      </w:pPr>
      <w:r>
        <w:t>On erection diagrams, mark each member with a number corresponding to the drawing containing the shop details of the member.</w:t>
      </w:r>
      <w:r w:rsidR="000B3018">
        <w:t xml:space="preserve"> Submit copies of shop and erection drawings to the inspection and testing company for their information.</w:t>
      </w:r>
    </w:p>
    <w:p w14:paraId="67EBF450" w14:textId="77777777" w:rsidR="00D4525A" w:rsidRDefault="000B3018" w:rsidP="000B3018">
      <w:pPr>
        <w:pStyle w:val="Heading5"/>
      </w:pPr>
      <w:r>
        <w:t>S</w:t>
      </w:r>
      <w:r w:rsidR="00D4525A">
        <w:t>hop details and erection diagrams together for each structure or part of structure.</w:t>
      </w:r>
    </w:p>
    <w:p w14:paraId="67EBF451" w14:textId="77777777" w:rsidR="00D4525A" w:rsidRDefault="00D4525A" w:rsidP="000B3018">
      <w:pPr>
        <w:pStyle w:val="Heading5"/>
      </w:pPr>
      <w:r>
        <w:t>Shop drawings will be reviewed for general arrangement and material specifications.</w:t>
      </w:r>
    </w:p>
    <w:p w14:paraId="67EBF452" w14:textId="77777777" w:rsidR="00D4525A" w:rsidRDefault="00D4525A" w:rsidP="000B3018">
      <w:pPr>
        <w:pStyle w:val="Heading5"/>
      </w:pPr>
      <w:r>
        <w:lastRenderedPageBreak/>
        <w:t xml:space="preserve">Shop drawings </w:t>
      </w:r>
      <w:r w:rsidR="000B3018">
        <w:t>shall bear the</w:t>
      </w:r>
      <w:r>
        <w:t xml:space="preserve"> seal and signature of a Professional Engineer </w:t>
      </w:r>
      <w:r w:rsidR="000B3018">
        <w:t>licensed in the Province of Ontario.</w:t>
      </w:r>
    </w:p>
    <w:p w14:paraId="67EBF453" w14:textId="77777777" w:rsidR="000B3018" w:rsidRPr="000B3018" w:rsidRDefault="00D4525A" w:rsidP="000B3018">
      <w:pPr>
        <w:pStyle w:val="Heading5"/>
        <w:tabs>
          <w:tab w:val="clear" w:pos="2880"/>
          <w:tab w:val="left" w:pos="2160"/>
        </w:tabs>
      </w:pPr>
      <w:r>
        <w:t xml:space="preserve">Dimension shop drawings in S.I. </w:t>
      </w:r>
      <w:r w:rsidRPr="000B3018">
        <w:t>metric units.</w:t>
      </w:r>
      <w:r w:rsidR="000B3018" w:rsidRPr="000B3018">
        <w:t xml:space="preserve"> Shop drawings not prepared in metric units will be rejected.</w:t>
      </w:r>
    </w:p>
    <w:p w14:paraId="67EBF454" w14:textId="77777777" w:rsidR="00D4525A" w:rsidRPr="000B3018" w:rsidRDefault="00D4525A" w:rsidP="00D4525A">
      <w:pPr>
        <w:pStyle w:val="Heading3"/>
      </w:pPr>
      <w:r w:rsidRPr="000B3018">
        <w:t>Informational Submittals</w:t>
      </w:r>
    </w:p>
    <w:p w14:paraId="67EBF455" w14:textId="77777777" w:rsidR="000B3018" w:rsidRPr="000B3018" w:rsidRDefault="000B3018" w:rsidP="00977EE6">
      <w:pPr>
        <w:pStyle w:val="Heading4"/>
      </w:pPr>
      <w:r w:rsidRPr="000B3018">
        <w:t>Mill Certificates of tests made in accordance with CAN/CSA G.40.21</w:t>
      </w:r>
    </w:p>
    <w:p w14:paraId="67EBF456" w14:textId="77777777" w:rsidR="000B3018" w:rsidRPr="000B3018" w:rsidRDefault="000B3018" w:rsidP="000B3018">
      <w:pPr>
        <w:pStyle w:val="Heading4"/>
      </w:pPr>
      <w:r w:rsidRPr="000B3018">
        <w:t>High Strength Bolts (Plain Non Coated and Hot Dip Galvanized):</w:t>
      </w:r>
    </w:p>
    <w:p w14:paraId="67EBF457" w14:textId="77777777" w:rsidR="000B3018" w:rsidRPr="000B3018" w:rsidRDefault="000B3018" w:rsidP="000B3018">
      <w:pPr>
        <w:pStyle w:val="Heading5"/>
      </w:pPr>
      <w:r>
        <w:t xml:space="preserve">Certificates of Compliance that </w:t>
      </w:r>
      <w:r w:rsidRPr="000B3018">
        <w:t>Products meet the chemical and mechanical requirements of the standards specified.</w:t>
      </w:r>
    </w:p>
    <w:p w14:paraId="67EBF458" w14:textId="77777777" w:rsidR="000B3018" w:rsidRPr="000B3018" w:rsidRDefault="000B3018" w:rsidP="000B3018">
      <w:pPr>
        <w:pStyle w:val="Heading5"/>
      </w:pPr>
      <w:r w:rsidRPr="000B3018">
        <w:t>Manufacturer’s inspection test report results for production lot(s) furnished, to include:</w:t>
      </w:r>
    </w:p>
    <w:p w14:paraId="67EBF459" w14:textId="77777777" w:rsidR="000B3018" w:rsidRPr="000B3018" w:rsidRDefault="000B3018" w:rsidP="000B3018">
      <w:pPr>
        <w:pStyle w:val="Heading6"/>
      </w:pPr>
      <w:r w:rsidRPr="000B3018">
        <w:t>Tensile strength.</w:t>
      </w:r>
    </w:p>
    <w:p w14:paraId="67EBF45A" w14:textId="77777777" w:rsidR="000B3018" w:rsidRPr="000B3018" w:rsidRDefault="000B3018" w:rsidP="000B3018">
      <w:pPr>
        <w:pStyle w:val="Heading6"/>
      </w:pPr>
      <w:r w:rsidRPr="000B3018">
        <w:t>Yield strength.</w:t>
      </w:r>
    </w:p>
    <w:p w14:paraId="67EBF45B" w14:textId="77777777" w:rsidR="000B3018" w:rsidRPr="000B3018" w:rsidRDefault="000B3018" w:rsidP="000B3018">
      <w:pPr>
        <w:pStyle w:val="Heading6"/>
      </w:pPr>
      <w:r w:rsidRPr="000B3018">
        <w:t>Reduction of area.</w:t>
      </w:r>
    </w:p>
    <w:p w14:paraId="67EBF45C" w14:textId="77777777" w:rsidR="000B3018" w:rsidRPr="000B3018" w:rsidRDefault="000B3018" w:rsidP="000B3018">
      <w:pPr>
        <w:pStyle w:val="Heading6"/>
      </w:pPr>
      <w:r w:rsidRPr="000B3018">
        <w:t>Elongation and hardness.</w:t>
      </w:r>
    </w:p>
    <w:p w14:paraId="67EBF45D" w14:textId="77777777" w:rsidR="000B3018" w:rsidRPr="000B3018" w:rsidRDefault="000B3018" w:rsidP="000B3018">
      <w:pPr>
        <w:pStyle w:val="Heading5"/>
      </w:pPr>
      <w:r w:rsidRPr="000B3018">
        <w:t>Certified Mill Test Reports for Bolts and Nuts:</w:t>
      </w:r>
    </w:p>
    <w:p w14:paraId="67EBF45E" w14:textId="77777777" w:rsidR="000B3018" w:rsidRPr="000B3018" w:rsidRDefault="000B3018" w:rsidP="000B3018">
      <w:pPr>
        <w:pStyle w:val="Heading6"/>
      </w:pPr>
      <w:r w:rsidRPr="000B3018">
        <w:t>Name and address of manufacturer.</w:t>
      </w:r>
    </w:p>
    <w:p w14:paraId="67EBF45F" w14:textId="77777777" w:rsidR="000B3018" w:rsidRPr="000B3018" w:rsidRDefault="000B3018" w:rsidP="000B3018">
      <w:pPr>
        <w:pStyle w:val="Heading6"/>
      </w:pPr>
      <w:r w:rsidRPr="000B3018">
        <w:t>Bolts correctly marked.</w:t>
      </w:r>
    </w:p>
    <w:p w14:paraId="67EBF460" w14:textId="77777777" w:rsidR="000B3018" w:rsidRPr="000B3018" w:rsidRDefault="000B3018" w:rsidP="000B3018">
      <w:pPr>
        <w:pStyle w:val="Heading6"/>
      </w:pPr>
      <w:r w:rsidRPr="000B3018">
        <w:t>Marked bolts and nuts used in the required mill tests and the manufacturer’s inspection tests.</w:t>
      </w:r>
    </w:p>
    <w:p w14:paraId="36BA7744" w14:textId="64AC0B73" w:rsidR="003360C6" w:rsidDel="002C109E" w:rsidRDefault="00D4525A" w:rsidP="00977EE6">
      <w:pPr>
        <w:pStyle w:val="Heading4"/>
        <w:rPr>
          <w:del w:id="29" w:author="Mabel Chow" w:date="2022-11-26T11:09:00Z"/>
        </w:rPr>
      </w:pPr>
      <w:r>
        <w:t>Direct Tension Indicators (DTIs): Furnish manufacturer's test report meeting requirements of ASTM F959</w:t>
      </w:r>
      <w:r w:rsidR="003360C6">
        <w:t>-15</w:t>
      </w:r>
      <w:r w:rsidR="00FE0BA3">
        <w:t xml:space="preserve"> and ASTM F3125/F3125M-15a.</w:t>
      </w:r>
    </w:p>
    <w:p w14:paraId="67EBF461" w14:textId="2A7E349C" w:rsidR="00D4525A" w:rsidRDefault="00D4525A" w:rsidP="002C109E">
      <w:pPr>
        <w:pStyle w:val="Heading4"/>
      </w:pPr>
      <w:del w:id="30" w:author="Mabel Chow" w:date="2022-11-26T11:09:00Z">
        <w:r w:rsidDel="002C109E">
          <w:delText>.</w:delText>
        </w:r>
      </w:del>
    </w:p>
    <w:p w14:paraId="67EBF462" w14:textId="75FDFF8B" w:rsidR="00D4525A" w:rsidRDefault="00D4525A" w:rsidP="00977EE6">
      <w:pPr>
        <w:pStyle w:val="Heading4"/>
      </w:pPr>
      <w:r>
        <w:t>Tension Control (TC) Bolts: Furnish manufacturer's test report meeting requirements of ASTM A325</w:t>
      </w:r>
      <w:r w:rsidR="003360C6">
        <w:t>-14</w:t>
      </w:r>
      <w:r>
        <w:t xml:space="preserve"> and ASTM </w:t>
      </w:r>
      <w:r w:rsidR="00FE0BA3" w:rsidRPr="00FE0BA3">
        <w:t>F3125/F3125M-15a</w:t>
      </w:r>
      <w:r>
        <w:t>.</w:t>
      </w:r>
    </w:p>
    <w:p w14:paraId="67EBF463" w14:textId="77777777" w:rsidR="00D4525A" w:rsidRDefault="00D4525A" w:rsidP="00D2591C">
      <w:pPr>
        <w:pStyle w:val="Heading2"/>
      </w:pPr>
      <w:r>
        <w:t>Quality Assurance</w:t>
      </w:r>
    </w:p>
    <w:p w14:paraId="67EBF464" w14:textId="77777777" w:rsidR="00D4525A" w:rsidRDefault="00D4525A" w:rsidP="00D4525A">
      <w:pPr>
        <w:pStyle w:val="Heading3"/>
      </w:pPr>
      <w:r>
        <w:t>Identification</w:t>
      </w:r>
    </w:p>
    <w:p w14:paraId="67EBF465" w14:textId="77777777" w:rsidR="00D4525A" w:rsidRDefault="00D4525A" w:rsidP="00977EE6">
      <w:pPr>
        <w:pStyle w:val="Heading4"/>
      </w:pPr>
      <w:r>
        <w:t>Marking:</w:t>
      </w:r>
    </w:p>
    <w:p w14:paraId="67EBF466" w14:textId="77777777" w:rsidR="00D4525A" w:rsidRDefault="00D4525A" w:rsidP="00977EE6">
      <w:pPr>
        <w:pStyle w:val="Heading5"/>
      </w:pPr>
      <w:r>
        <w:t>Heat number, producer's name or brand mark materials to comply with CAN/CSA-G40.20 M.</w:t>
      </w:r>
    </w:p>
    <w:p w14:paraId="67EBF467" w14:textId="77777777" w:rsidR="00D4525A" w:rsidRDefault="00D4525A" w:rsidP="00977EE6">
      <w:pPr>
        <w:pStyle w:val="Heading5"/>
      </w:pPr>
      <w:r>
        <w:t>For member identification do not use die stamping.</w:t>
      </w:r>
    </w:p>
    <w:p w14:paraId="67EBF468" w14:textId="77777777" w:rsidR="00D4525A" w:rsidRDefault="00D4525A" w:rsidP="00977EE6">
      <w:pPr>
        <w:pStyle w:val="Heading5"/>
      </w:pPr>
      <w:r>
        <w:t>Shop mark all members for fit and match.</w:t>
      </w:r>
    </w:p>
    <w:p w14:paraId="67EBF469" w14:textId="77777777" w:rsidR="00D4525A" w:rsidRDefault="00D4525A" w:rsidP="00977EE6">
      <w:pPr>
        <w:pStyle w:val="Heading5"/>
      </w:pPr>
      <w:r>
        <w:t>If steel is to be left in unpainted condition, place marking at locations not visible from exterior after erection.</w:t>
      </w:r>
    </w:p>
    <w:p w14:paraId="67EBF46A" w14:textId="77777777" w:rsidR="00D4525A" w:rsidRDefault="00D4525A" w:rsidP="00977EE6">
      <w:pPr>
        <w:pStyle w:val="Heading5"/>
      </w:pPr>
      <w:r>
        <w:t>Mark galvanized materials with a stamp or wire-on tag indicating the name of the galvanizer, the applicable code, and the weight of zinc coating.</w:t>
      </w:r>
    </w:p>
    <w:p w14:paraId="67EBF46B" w14:textId="77777777" w:rsidR="009A3ACA" w:rsidRDefault="00D4525A" w:rsidP="00D4525A">
      <w:pPr>
        <w:pStyle w:val="Heading3"/>
      </w:pPr>
      <w:r>
        <w:t xml:space="preserve">Welding Qualifications: </w:t>
      </w:r>
    </w:p>
    <w:p w14:paraId="67EBF46C" w14:textId="77777777" w:rsidR="009A3ACA" w:rsidRDefault="00D4525A" w:rsidP="009A3ACA">
      <w:pPr>
        <w:pStyle w:val="Heading4"/>
      </w:pPr>
      <w:r>
        <w:t>Perform welding only by a fabricator certified under the CSA qualification code W47.1</w:t>
      </w:r>
      <w:r w:rsidR="009A3ACA">
        <w:t xml:space="preserve"> </w:t>
      </w:r>
      <w:r>
        <w:t xml:space="preserve">and in accordance to CAN/CSA W59. </w:t>
      </w:r>
    </w:p>
    <w:p w14:paraId="67EBF46D" w14:textId="77777777" w:rsidR="00D4525A" w:rsidRDefault="00D4525A" w:rsidP="009A3ACA">
      <w:pPr>
        <w:pStyle w:val="Heading4"/>
      </w:pPr>
      <w:r>
        <w:t>Execute work of this Section only by a structural steel fabricator who is fully accredited and is a current member of the Canadian Institute of Steel Construction, or who has received approval in writing from the Consultant no less than (1) week before tender closing.</w:t>
      </w:r>
    </w:p>
    <w:p w14:paraId="67EBF46E" w14:textId="77777777" w:rsidR="008342DE" w:rsidRPr="008342DE" w:rsidRDefault="008342DE" w:rsidP="008342DE">
      <w:pPr>
        <w:pStyle w:val="Heading3"/>
        <w:rPr>
          <w:b/>
        </w:rPr>
      </w:pPr>
      <w:r w:rsidRPr="008342DE">
        <w:t xml:space="preserve">Galvanized Coating Applicator: A company retained by the Contractor specializing in hot dip galvanizing after fabrication. </w:t>
      </w:r>
    </w:p>
    <w:p w14:paraId="67EBF46F" w14:textId="77777777" w:rsidR="008342DE" w:rsidRPr="008342DE" w:rsidRDefault="008342DE" w:rsidP="008342DE">
      <w:pPr>
        <w:pStyle w:val="Heading3"/>
        <w:rPr>
          <w:b/>
        </w:rPr>
      </w:pPr>
      <w:r w:rsidRPr="008342DE">
        <w:lastRenderedPageBreak/>
        <w:t>Hot Dip Galvanizing:</w:t>
      </w:r>
    </w:p>
    <w:p w14:paraId="67EBF470" w14:textId="78F59A66" w:rsidR="008342DE" w:rsidRPr="008342DE" w:rsidRDefault="008342DE" w:rsidP="008342DE">
      <w:pPr>
        <w:pStyle w:val="Heading4"/>
      </w:pPr>
      <w:r w:rsidRPr="008342DE">
        <w:t xml:space="preserve">An independent testing agency will be retained by the </w:t>
      </w:r>
      <w:r w:rsidR="00402F40">
        <w:t>Region</w:t>
      </w:r>
      <w:r w:rsidRPr="008342DE">
        <w:t xml:space="preserve"> to inspect and test hot dip galvanized fabricated items in accordance the requirements of the ASTM Standard </w:t>
      </w:r>
      <w:r w:rsidR="000E2E77" w:rsidRPr="000E2E77">
        <w:t>A123/A123M-15</w:t>
      </w:r>
      <w:r w:rsidR="000E2E77">
        <w:t>.</w:t>
      </w:r>
    </w:p>
    <w:p w14:paraId="67EBF471" w14:textId="02C920A2" w:rsidR="008342DE" w:rsidRPr="008342DE" w:rsidRDefault="008342DE" w:rsidP="008342DE">
      <w:pPr>
        <w:pStyle w:val="Heading4"/>
      </w:pPr>
      <w:r w:rsidRPr="008342DE">
        <w:t xml:space="preserve">The independent testing agency retained by the </w:t>
      </w:r>
      <w:r w:rsidR="00402F40">
        <w:t>Region</w:t>
      </w:r>
      <w:r w:rsidRPr="008342DE">
        <w:t xml:space="preserve"> will visually inspect and test for thickness and adhesion of zinc coating for a minimum of three test samples from each lot in accordance with the requirements of the ASTM Standard </w:t>
      </w:r>
      <w:r w:rsidR="000E2E77" w:rsidRPr="000E2E77">
        <w:t>A123/A123M-15</w:t>
      </w:r>
      <w:r w:rsidR="000E2E77">
        <w:t>.</w:t>
      </w:r>
    </w:p>
    <w:p w14:paraId="67EBF472" w14:textId="21DBA802" w:rsidR="008342DE" w:rsidRPr="008342DE" w:rsidRDefault="008342DE" w:rsidP="008342DE">
      <w:pPr>
        <w:pStyle w:val="Heading4"/>
      </w:pPr>
      <w:r w:rsidRPr="008342DE">
        <w:t xml:space="preserve"> The Contractor shall ensure that the Galvanized Coating Applicator will re-coat nonconforming articles in accordance with the requirements of the ASTM Standard </w:t>
      </w:r>
      <w:r w:rsidR="000E2E77" w:rsidRPr="000E2E77">
        <w:t>A123/A123M-15</w:t>
      </w:r>
      <w:r w:rsidR="000E2E77">
        <w:t>.</w:t>
      </w:r>
    </w:p>
    <w:p w14:paraId="67EBF473" w14:textId="77777777" w:rsidR="008342DE" w:rsidRPr="008342DE" w:rsidRDefault="008342DE" w:rsidP="008342DE">
      <w:pPr>
        <w:pStyle w:val="Heading3"/>
        <w:rPr>
          <w:b/>
        </w:rPr>
      </w:pPr>
      <w:r w:rsidRPr="008342DE">
        <w:t>High Strength Bolted Connections:</w:t>
      </w:r>
    </w:p>
    <w:p w14:paraId="67EBF474" w14:textId="77777777" w:rsidR="008342DE" w:rsidRPr="008342DE" w:rsidRDefault="008342DE" w:rsidP="008342DE">
      <w:pPr>
        <w:pStyle w:val="Heading4"/>
      </w:pPr>
      <w:r w:rsidRPr="008342DE">
        <w:t xml:space="preserve">An independent testing agency will be retained by the </w:t>
      </w:r>
      <w:r w:rsidR="00402F40">
        <w:t>Region</w:t>
      </w:r>
      <w:r w:rsidRPr="008342DE">
        <w:t xml:space="preserve"> to perform the following inspection and testing in accordance with CAN/CSA S16 -01:</w:t>
      </w:r>
    </w:p>
    <w:p w14:paraId="67EBF475" w14:textId="77777777" w:rsidR="008342DE" w:rsidRPr="008342DE" w:rsidRDefault="008342DE" w:rsidP="008342DE">
      <w:pPr>
        <w:pStyle w:val="Heading5"/>
      </w:pPr>
      <w:r w:rsidRPr="008342DE">
        <w:t>Marking identification and conformance to CSA standards.</w:t>
      </w:r>
    </w:p>
    <w:p w14:paraId="67EBF476" w14:textId="77777777" w:rsidR="008342DE" w:rsidRPr="008342DE" w:rsidRDefault="008342DE" w:rsidP="008342DE">
      <w:pPr>
        <w:pStyle w:val="Heading5"/>
      </w:pPr>
      <w:r w:rsidRPr="008342DE">
        <w:t>Alignment of bolt holes.</w:t>
      </w:r>
    </w:p>
    <w:p w14:paraId="67EBF477" w14:textId="77777777" w:rsidR="008342DE" w:rsidRPr="008342DE" w:rsidRDefault="008342DE" w:rsidP="008342DE">
      <w:pPr>
        <w:pStyle w:val="Heading5"/>
      </w:pPr>
      <w:r w:rsidRPr="008342DE">
        <w:t>Placement, type, and thickness of hardened washers.</w:t>
      </w:r>
    </w:p>
    <w:p w14:paraId="67EBF478" w14:textId="77777777" w:rsidR="008342DE" w:rsidRPr="008342DE" w:rsidRDefault="008342DE" w:rsidP="008342DE">
      <w:pPr>
        <w:pStyle w:val="Heading5"/>
      </w:pPr>
      <w:r w:rsidRPr="008342DE">
        <w:t>Tightening of bolts.</w:t>
      </w:r>
    </w:p>
    <w:p w14:paraId="67EBF479" w14:textId="77777777" w:rsidR="008342DE" w:rsidRPr="008342DE" w:rsidRDefault="008342DE" w:rsidP="008342DE">
      <w:pPr>
        <w:pStyle w:val="Heading4"/>
      </w:pPr>
      <w:r w:rsidRPr="008342DE">
        <w:t>Bearing Type Connections Not Fully Tensioned (N, X): Snug tight condition with plies of joint in firm contact.</w:t>
      </w:r>
    </w:p>
    <w:p w14:paraId="67EBF47A" w14:textId="77777777" w:rsidR="008342DE" w:rsidRPr="008342DE" w:rsidRDefault="008342DE" w:rsidP="008342DE">
      <w:pPr>
        <w:pStyle w:val="Heading4"/>
      </w:pPr>
      <w:r w:rsidRPr="008342DE">
        <w:t>Fully Tensioned (FT) Bearing and Slip Critical (SC) Connections:</w:t>
      </w:r>
    </w:p>
    <w:p w14:paraId="67EBF47B" w14:textId="77777777" w:rsidR="008342DE" w:rsidRPr="008342DE" w:rsidRDefault="008342DE" w:rsidP="008342DE">
      <w:pPr>
        <w:pStyle w:val="Heading5"/>
      </w:pPr>
      <w:r w:rsidRPr="008342DE">
        <w:t>Conduct pre-installation test.</w:t>
      </w:r>
    </w:p>
    <w:p w14:paraId="67EBF47C" w14:textId="77777777" w:rsidR="008342DE" w:rsidRPr="008342DE" w:rsidRDefault="008342DE" w:rsidP="008342DE">
      <w:pPr>
        <w:pStyle w:val="Heading5"/>
      </w:pPr>
      <w:r w:rsidRPr="008342DE">
        <w:t>Monitor installation and tightening of Tension Critical (TC) bolts.</w:t>
      </w:r>
    </w:p>
    <w:p w14:paraId="67EBF47D" w14:textId="77777777" w:rsidR="008342DE" w:rsidRPr="008342DE" w:rsidRDefault="008342DE" w:rsidP="008342DE">
      <w:pPr>
        <w:pStyle w:val="Heading5"/>
      </w:pPr>
      <w:r w:rsidRPr="008342DE">
        <w:t>Monitor condition of faying surfaces for slip critical connections.</w:t>
      </w:r>
    </w:p>
    <w:p w14:paraId="67EBF47E" w14:textId="77777777" w:rsidR="008342DE" w:rsidRPr="008342DE" w:rsidRDefault="008342DE" w:rsidP="008342DE">
      <w:pPr>
        <w:pStyle w:val="Heading4"/>
      </w:pPr>
      <w:r w:rsidRPr="008342DE">
        <w:t>Pre</w:t>
      </w:r>
      <w:r>
        <w:t>-</w:t>
      </w:r>
      <w:r w:rsidRPr="008342DE">
        <w:t>installation Test:</w:t>
      </w:r>
    </w:p>
    <w:p w14:paraId="67EBF47F" w14:textId="77777777" w:rsidR="008342DE" w:rsidRPr="008342DE" w:rsidRDefault="008342DE" w:rsidP="008342DE">
      <w:pPr>
        <w:pStyle w:val="Heading5"/>
      </w:pPr>
      <w:r w:rsidRPr="008342DE">
        <w:t>Conduct Site test prior to the start of Work using a bolt tension measuring device.</w:t>
      </w:r>
    </w:p>
    <w:p w14:paraId="67EBF480" w14:textId="77777777" w:rsidR="008342DE" w:rsidRPr="008342DE" w:rsidRDefault="008342DE" w:rsidP="008342DE">
      <w:pPr>
        <w:pStyle w:val="Heading5"/>
      </w:pPr>
      <w:r w:rsidRPr="008342DE">
        <w:t>Select a representative sample of not less than three bolts of each diameter, length, and grade.</w:t>
      </w:r>
    </w:p>
    <w:p w14:paraId="67EBF481" w14:textId="02078EF0" w:rsidR="008342DE" w:rsidRPr="008342DE" w:rsidRDefault="008342DE" w:rsidP="008342DE">
      <w:pPr>
        <w:pStyle w:val="Heading5"/>
      </w:pPr>
      <w:r w:rsidRPr="008342DE">
        <w:t>Conduct test in accordance with the Research Council on Structural Connections publication - Specification for Structural Joints Using ASTM A325</w:t>
      </w:r>
      <w:r w:rsidR="003360C6">
        <w:t>-14</w:t>
      </w:r>
      <w:r w:rsidRPr="008342DE">
        <w:t xml:space="preserve"> or A490 Bolts.</w:t>
      </w:r>
    </w:p>
    <w:p w14:paraId="67EBF482" w14:textId="77777777" w:rsidR="008342DE" w:rsidRPr="008342DE" w:rsidRDefault="008342DE" w:rsidP="008342DE">
      <w:pPr>
        <w:pStyle w:val="Heading4"/>
      </w:pPr>
      <w:r w:rsidRPr="008342DE">
        <w:t>Non</w:t>
      </w:r>
      <w:r>
        <w:t>-</w:t>
      </w:r>
      <w:r w:rsidRPr="008342DE">
        <w:t>destructive Testing (NDT) Report: Prepare and submit a written NDT report identifying the location of inspected bolted connections and a summary of corrections as required to meet CSA code acceptance criteria.</w:t>
      </w:r>
    </w:p>
    <w:p w14:paraId="67EBF483" w14:textId="0FBDC128" w:rsidR="008342DE" w:rsidRPr="008342DE" w:rsidRDefault="008342DE" w:rsidP="008342DE">
      <w:pPr>
        <w:pStyle w:val="Heading4"/>
      </w:pPr>
      <w:r w:rsidRPr="008342DE">
        <w:t>Defective Connections: Correct and re</w:t>
      </w:r>
      <w:r w:rsidR="000E2E77">
        <w:t>-</w:t>
      </w:r>
      <w:r w:rsidRPr="008342DE">
        <w:t>inspect defective and improperly tightened high strength bolted connections. Retest fully tensioned bolts as necessary to demonstrate compliance of the completed Work.</w:t>
      </w:r>
    </w:p>
    <w:p w14:paraId="67EBF484" w14:textId="77777777" w:rsidR="008342DE" w:rsidRPr="008342DE" w:rsidRDefault="008342DE" w:rsidP="008342DE">
      <w:pPr>
        <w:pStyle w:val="Heading3"/>
        <w:rPr>
          <w:b/>
        </w:rPr>
      </w:pPr>
      <w:r w:rsidRPr="008342DE">
        <w:t>Welded Connections:</w:t>
      </w:r>
    </w:p>
    <w:p w14:paraId="67EBF485" w14:textId="77777777" w:rsidR="008342DE" w:rsidRPr="008342DE" w:rsidRDefault="008342DE" w:rsidP="008342DE">
      <w:pPr>
        <w:pStyle w:val="Heading4"/>
      </w:pPr>
      <w:r w:rsidRPr="008342DE">
        <w:t xml:space="preserve">An independent testing agency will be retained by the Region to perform the following inspection and testing in accordance with CAN/CSA W59. </w:t>
      </w:r>
    </w:p>
    <w:p w14:paraId="67EBF486" w14:textId="77777777" w:rsidR="008342DE" w:rsidRPr="008342DE" w:rsidRDefault="008342DE" w:rsidP="008342DE">
      <w:pPr>
        <w:pStyle w:val="Heading4"/>
      </w:pPr>
      <w:r w:rsidRPr="008342DE">
        <w:t>Weld Acceptance Criteria for Visual, radiographic, liquid penetrant, ultrasonic and magnetic particle testing shall be based on the acceptance criteria as per CSA - W59.</w:t>
      </w:r>
    </w:p>
    <w:p w14:paraId="67EBF487" w14:textId="77777777" w:rsidR="008342DE" w:rsidRPr="008342DE" w:rsidRDefault="008342DE" w:rsidP="008342DE">
      <w:pPr>
        <w:pStyle w:val="Heading4"/>
      </w:pPr>
      <w:r w:rsidRPr="008342DE">
        <w:t>Non</w:t>
      </w:r>
      <w:r w:rsidR="00240B49">
        <w:t>-</w:t>
      </w:r>
      <w:r w:rsidRPr="008342DE">
        <w:t>destructive Testing (NDT) Report: Prepare and submit a written NDT report identifying the location of inspected welded connections and a summary of corrections as required to meet the CSA code acceptance criteria.</w:t>
      </w:r>
    </w:p>
    <w:p w14:paraId="67EBF488" w14:textId="77777777" w:rsidR="008342DE" w:rsidRPr="008342DE" w:rsidRDefault="008342DE" w:rsidP="008342DE">
      <w:pPr>
        <w:pStyle w:val="Heading4"/>
      </w:pPr>
      <w:r w:rsidRPr="008342DE">
        <w:lastRenderedPageBreak/>
        <w:t>Defective Connections: Correct and re-inspect defective and improperly welded connections. Retest as necessary to demonstrate compliance of the completed Work.</w:t>
      </w:r>
    </w:p>
    <w:p w14:paraId="67EBF489" w14:textId="77777777" w:rsidR="00D4525A" w:rsidRDefault="00D4525A" w:rsidP="00D2591C">
      <w:pPr>
        <w:pStyle w:val="Heading2"/>
      </w:pPr>
      <w:r>
        <w:t>Delivery, Storage and Handling</w:t>
      </w:r>
    </w:p>
    <w:p w14:paraId="67EBF48A" w14:textId="77777777" w:rsidR="00D4525A" w:rsidRDefault="00D4525A" w:rsidP="00D4525A">
      <w:pPr>
        <w:pStyle w:val="Heading3"/>
      </w:pPr>
      <w:r>
        <w:t>Delivery: Load structural members in such a manner that they will be transported and unloaded without damage to coatings and without being excessively stressed, deformed, or otherwise damaged.</w:t>
      </w:r>
    </w:p>
    <w:p w14:paraId="67EBF48B" w14:textId="77777777" w:rsidR="00D4525A" w:rsidRDefault="00D4525A" w:rsidP="00D4525A">
      <w:pPr>
        <w:pStyle w:val="Heading3"/>
      </w:pPr>
      <w:r>
        <w:t>Storage</w:t>
      </w:r>
    </w:p>
    <w:p w14:paraId="67EBF48C" w14:textId="77777777" w:rsidR="00D4525A" w:rsidRDefault="00D4525A" w:rsidP="00977EE6">
      <w:pPr>
        <w:pStyle w:val="Heading4"/>
      </w:pPr>
      <w:r>
        <w:t>Protect structural steel members and packed materials from corrosion and deterioration.</w:t>
      </w:r>
    </w:p>
    <w:p w14:paraId="67EBF48D" w14:textId="77777777" w:rsidR="00D4525A" w:rsidRDefault="00D4525A" w:rsidP="00977EE6">
      <w:pPr>
        <w:pStyle w:val="Heading4"/>
      </w:pPr>
      <w:r>
        <w:t>Store in dry area and not in direct contact with ground.</w:t>
      </w:r>
    </w:p>
    <w:p w14:paraId="67EBF48E" w14:textId="77777777" w:rsidR="00D4525A" w:rsidRDefault="00D4525A" w:rsidP="00977EE6">
      <w:pPr>
        <w:pStyle w:val="Heading4"/>
      </w:pPr>
      <w:r>
        <w:t>Protect fasteners from dirt and moisture. Do not remove lubricant from bolts and nuts.</w:t>
      </w:r>
    </w:p>
    <w:p w14:paraId="67EBF48F" w14:textId="77777777" w:rsidR="00D4525A" w:rsidRDefault="00D4525A" w:rsidP="00D4525A">
      <w:pPr>
        <w:pStyle w:val="Heading3"/>
      </w:pPr>
      <w:r>
        <w:t>Handle materials to avoid distortion or damage to members or supporting structures.</w:t>
      </w:r>
    </w:p>
    <w:p w14:paraId="67EBF490" w14:textId="77777777" w:rsidR="00D4525A" w:rsidRDefault="00D4525A" w:rsidP="00D4525A">
      <w:pPr>
        <w:pStyle w:val="Heading3"/>
      </w:pPr>
      <w:r>
        <w:t xml:space="preserve">Use nylon or padded cables for handling galvanized steel. </w:t>
      </w:r>
    </w:p>
    <w:p w14:paraId="67EBF491" w14:textId="77777777" w:rsidR="00240B49" w:rsidRPr="00240B49" w:rsidRDefault="00240B49" w:rsidP="00D2591C">
      <w:pPr>
        <w:pStyle w:val="Heading2"/>
      </w:pPr>
      <w:r w:rsidRPr="00240B49">
        <w:t>Measurement and Payment</w:t>
      </w:r>
    </w:p>
    <w:p w14:paraId="67EBF492" w14:textId="77777777" w:rsidR="00240B49" w:rsidRPr="00240B49" w:rsidRDefault="00240B49" w:rsidP="00240B49">
      <w:pPr>
        <w:pStyle w:val="Heading3"/>
        <w:tabs>
          <w:tab w:val="num" w:pos="720"/>
        </w:tabs>
        <w:rPr>
          <w:b/>
        </w:rPr>
      </w:pPr>
      <w:r w:rsidRPr="00240B49">
        <w:t>The Work of this Section shall be included in the Contract Price in the sub total for division 5 as provided in the Price Breakdown in Schedule ‘A’ of the Bid Form.</w:t>
      </w:r>
    </w:p>
    <w:p w14:paraId="67EBF493" w14:textId="77777777" w:rsidR="00D4525A" w:rsidRDefault="00D4525A" w:rsidP="00D2591C">
      <w:pPr>
        <w:pStyle w:val="Heading1"/>
      </w:pPr>
      <w:r>
        <w:t>PRODUCTS</w:t>
      </w:r>
    </w:p>
    <w:p w14:paraId="67EBF494" w14:textId="77777777" w:rsidR="00D4525A" w:rsidRDefault="00D4525A" w:rsidP="00D2591C">
      <w:pPr>
        <w:pStyle w:val="Heading2"/>
      </w:pPr>
      <w:r>
        <w:t>Materials</w:t>
      </w:r>
    </w:p>
    <w:p w14:paraId="67EBF495" w14:textId="77777777" w:rsidR="00D4525A" w:rsidRDefault="00D4525A" w:rsidP="00D4525A">
      <w:pPr>
        <w:pStyle w:val="Heading3"/>
      </w:pPr>
      <w:r>
        <w:t>W Shapes:</w:t>
      </w:r>
    </w:p>
    <w:p w14:paraId="67EBF496" w14:textId="77777777" w:rsidR="00D4525A" w:rsidRDefault="00D4525A" w:rsidP="00977EE6">
      <w:pPr>
        <w:pStyle w:val="Heading4"/>
      </w:pPr>
      <w:r>
        <w:t>CAN/CSA-G40.21-M Grade 350W.</w:t>
      </w:r>
    </w:p>
    <w:p w14:paraId="67EBF497" w14:textId="77777777" w:rsidR="00D4525A" w:rsidRDefault="00D4525A" w:rsidP="00D4525A">
      <w:pPr>
        <w:pStyle w:val="Heading3"/>
      </w:pPr>
      <w:r>
        <w:t>Shapes Except W-Shapes, Rolled plates and bars:</w:t>
      </w:r>
    </w:p>
    <w:p w14:paraId="67EBF498" w14:textId="77777777" w:rsidR="00D4525A" w:rsidRDefault="00D4525A" w:rsidP="00977EE6">
      <w:pPr>
        <w:pStyle w:val="Heading4"/>
      </w:pPr>
      <w:r>
        <w:t>CAN/CSA-G40.21-M Grade 300W.</w:t>
      </w:r>
    </w:p>
    <w:p w14:paraId="67EBF499" w14:textId="77777777" w:rsidR="00240B49" w:rsidRDefault="00240B49" w:rsidP="00240B49">
      <w:pPr>
        <w:pStyle w:val="Heading3"/>
      </w:pPr>
      <w:r w:rsidRPr="00240B49">
        <w:t xml:space="preserve">Steel Pipe: </w:t>
      </w:r>
    </w:p>
    <w:p w14:paraId="67EBF49A" w14:textId="77777777" w:rsidR="00240B49" w:rsidRPr="00240B49" w:rsidRDefault="00240B49" w:rsidP="00240B49">
      <w:pPr>
        <w:pStyle w:val="Heading4"/>
      </w:pPr>
      <w:r w:rsidRPr="00240B49">
        <w:t>ASTM A53, Type E or S, Grade B.</w:t>
      </w:r>
    </w:p>
    <w:p w14:paraId="67EBF49B" w14:textId="77777777" w:rsidR="00240B49" w:rsidRDefault="00D4525A" w:rsidP="00D4525A">
      <w:pPr>
        <w:pStyle w:val="Heading3"/>
      </w:pPr>
      <w:r>
        <w:t xml:space="preserve">Hollow Structural Sections (HSS): </w:t>
      </w:r>
    </w:p>
    <w:p w14:paraId="67EBF49C" w14:textId="29C95FB4" w:rsidR="00D4525A" w:rsidRDefault="00D4525A" w:rsidP="00240B49">
      <w:pPr>
        <w:pStyle w:val="Heading4"/>
      </w:pPr>
      <w:r>
        <w:t>CAN/CSA-G40.21-M Grade 350W Class</w:t>
      </w:r>
      <w:ins w:id="31" w:author="Mabel Chow" w:date="2022-11-26T11:12:00Z">
        <w:r w:rsidR="002C109E">
          <w:t xml:space="preserve"> H</w:t>
        </w:r>
      </w:ins>
      <w:del w:id="32" w:author="Mabel Chow" w:date="2022-11-26T11:12:00Z">
        <w:r w:rsidDel="002C109E">
          <w:delText xml:space="preserve"> C</w:delText>
        </w:r>
      </w:del>
      <w:r>
        <w:t>.</w:t>
      </w:r>
    </w:p>
    <w:p w14:paraId="67EBF49D" w14:textId="77777777" w:rsidR="00D4525A" w:rsidRDefault="00D4525A" w:rsidP="00D2591C">
      <w:pPr>
        <w:pStyle w:val="Heading2"/>
      </w:pPr>
      <w:r>
        <w:t>Fasteners</w:t>
      </w:r>
    </w:p>
    <w:p w14:paraId="67EBF49E" w14:textId="77777777" w:rsidR="00D4525A" w:rsidRDefault="00D4525A" w:rsidP="00D4525A">
      <w:pPr>
        <w:pStyle w:val="Heading3"/>
      </w:pPr>
      <w:r>
        <w:t>Anchor Bolts: As specified in Section 05520, Metal Fabrications (Structural).</w:t>
      </w:r>
    </w:p>
    <w:p w14:paraId="67EBF49F" w14:textId="472DFBE2" w:rsidR="00D4525A" w:rsidRPr="00240B49" w:rsidRDefault="00D4525A" w:rsidP="00D4525A">
      <w:pPr>
        <w:pStyle w:val="Heading3"/>
      </w:pPr>
      <w:r w:rsidRPr="00240B49">
        <w:t>High Strength Bolts: ASTM A325</w:t>
      </w:r>
      <w:r w:rsidR="003360C6">
        <w:t>-14</w:t>
      </w:r>
      <w:r w:rsidRPr="00240B49">
        <w:t xml:space="preserve"> or ASTM A490, bolt type.</w:t>
      </w:r>
    </w:p>
    <w:p w14:paraId="67EBF4A0" w14:textId="32E1E65C" w:rsidR="00240B49" w:rsidRPr="00240B49" w:rsidRDefault="00240B49" w:rsidP="00240B49">
      <w:pPr>
        <w:pStyle w:val="Heading3"/>
        <w:rPr>
          <w:b/>
        </w:rPr>
      </w:pPr>
      <w:r w:rsidRPr="00240B49">
        <w:t>Tension Control (TC) Bolts: High strength, ASTM A325</w:t>
      </w:r>
      <w:r w:rsidR="003360C6">
        <w:t>-14</w:t>
      </w:r>
      <w:r w:rsidRPr="00240B49">
        <w:t xml:space="preserve"> and </w:t>
      </w:r>
      <w:r w:rsidR="00FE0BA3" w:rsidRPr="00FE0BA3">
        <w:t>ASTM F3125/F3125M-15a</w:t>
      </w:r>
      <w:r w:rsidRPr="00240B49">
        <w:t>.</w:t>
      </w:r>
    </w:p>
    <w:p w14:paraId="67EBF4A1" w14:textId="77777777" w:rsidR="00D4525A" w:rsidRDefault="00D4525A" w:rsidP="00D4525A">
      <w:pPr>
        <w:pStyle w:val="Heading3"/>
      </w:pPr>
      <w:r>
        <w:t>Nuts: ASTM A563, type to match bolt type and finish.</w:t>
      </w:r>
    </w:p>
    <w:p w14:paraId="67EBF4A2" w14:textId="77777777" w:rsidR="00D4525A" w:rsidRDefault="00D4525A" w:rsidP="00D4525A">
      <w:pPr>
        <w:pStyle w:val="Heading3"/>
      </w:pPr>
      <w:r>
        <w:t>Hardened Steel Flat and Beveled Washers: ASTM F436, type to match bolt finish.</w:t>
      </w:r>
    </w:p>
    <w:p w14:paraId="67EBF4A3" w14:textId="77777777" w:rsidR="00D4525A" w:rsidRDefault="00D4525A" w:rsidP="00D2591C">
      <w:pPr>
        <w:pStyle w:val="Heading2"/>
      </w:pPr>
      <w:r>
        <w:t>Ancillary Materials</w:t>
      </w:r>
    </w:p>
    <w:p w14:paraId="67EBF4A4" w14:textId="77777777" w:rsidR="00D4525A" w:rsidRDefault="00D4525A" w:rsidP="00D4525A">
      <w:pPr>
        <w:pStyle w:val="Heading3"/>
      </w:pPr>
      <w:r>
        <w:t xml:space="preserve">Surface Preparation and Primer: As specified in Section 09900, Painting </w:t>
      </w:r>
    </w:p>
    <w:p w14:paraId="67EBF4A5" w14:textId="77777777" w:rsidR="00D4525A" w:rsidRDefault="00D4525A" w:rsidP="00D4525A">
      <w:pPr>
        <w:pStyle w:val="Heading3"/>
      </w:pPr>
      <w:r>
        <w:t>Grout: As specified in Section 03600, Grout.</w:t>
      </w:r>
    </w:p>
    <w:p w14:paraId="67EBF4A6" w14:textId="77777777" w:rsidR="00D4525A" w:rsidRDefault="00D4525A" w:rsidP="00D2591C">
      <w:pPr>
        <w:pStyle w:val="Heading2"/>
      </w:pPr>
      <w:r>
        <w:t>Fabrication</w:t>
      </w:r>
    </w:p>
    <w:p w14:paraId="67EBF4A7" w14:textId="77777777" w:rsidR="00D4525A" w:rsidRDefault="00D4525A" w:rsidP="00D4525A">
      <w:pPr>
        <w:pStyle w:val="Heading3"/>
      </w:pPr>
      <w:r>
        <w:t>General</w:t>
      </w:r>
    </w:p>
    <w:p w14:paraId="67EBF4A8" w14:textId="77777777" w:rsidR="00D4525A" w:rsidRDefault="00D4525A" w:rsidP="00977EE6">
      <w:pPr>
        <w:pStyle w:val="Heading4"/>
      </w:pPr>
      <w:r>
        <w:t>Fabricate as shown and coordinate with work of all other sections in accordance with CAN/CSA-S16</w:t>
      </w:r>
      <w:r w:rsidR="00977EE6">
        <w:t xml:space="preserve"> </w:t>
      </w:r>
      <w:r>
        <w:t>and CISC Code of Standard Practice for Structural Steel Buildings and Bridges.</w:t>
      </w:r>
    </w:p>
    <w:p w14:paraId="67EBF4A9" w14:textId="77777777" w:rsidR="00D4525A" w:rsidRDefault="00D4525A" w:rsidP="00977EE6">
      <w:pPr>
        <w:pStyle w:val="Heading4"/>
      </w:pPr>
      <w:r>
        <w:t xml:space="preserve">Columns shall be full length members without splices, unless shown otherwise. </w:t>
      </w:r>
    </w:p>
    <w:p w14:paraId="67EBF4AA" w14:textId="77777777" w:rsidR="00D4525A" w:rsidRDefault="00D4525A" w:rsidP="00977EE6">
      <w:pPr>
        <w:pStyle w:val="Heading4"/>
      </w:pPr>
      <w:r>
        <w:t>Mark and match mark materials for field assembly.</w:t>
      </w:r>
    </w:p>
    <w:p w14:paraId="67EBF4AB" w14:textId="77777777" w:rsidR="00D4525A" w:rsidRDefault="00D4525A" w:rsidP="00977EE6">
      <w:pPr>
        <w:pStyle w:val="Heading4"/>
      </w:pPr>
      <w:r>
        <w:lastRenderedPageBreak/>
        <w:t>Complete assembly, including bolting and welding of units, before start of finishing operations.</w:t>
      </w:r>
    </w:p>
    <w:p w14:paraId="67EBF4AC" w14:textId="77777777" w:rsidR="00D4525A" w:rsidRDefault="00D4525A" w:rsidP="00977EE6">
      <w:pPr>
        <w:pStyle w:val="Heading4"/>
      </w:pPr>
      <w:r>
        <w:t>Field measure before fabrication.</w:t>
      </w:r>
    </w:p>
    <w:p w14:paraId="67EBF4AD" w14:textId="77777777" w:rsidR="00A01F63" w:rsidRDefault="00A01F63" w:rsidP="00A01F63">
      <w:pPr>
        <w:pStyle w:val="Heading4"/>
      </w:pPr>
      <w:r>
        <w:t>Provide camber as indicated on the Contract Drawings.</w:t>
      </w:r>
    </w:p>
    <w:p w14:paraId="67EBF4AE" w14:textId="77777777" w:rsidR="00A01F63" w:rsidRDefault="00A01F63" w:rsidP="00A01F63">
      <w:pPr>
        <w:pStyle w:val="Heading4"/>
      </w:pPr>
      <w:r>
        <w:t>Provide drain and vent holes in HSS members that will be galvanized.</w:t>
      </w:r>
    </w:p>
    <w:p w14:paraId="67EBF4AF" w14:textId="77777777" w:rsidR="00D4525A" w:rsidRDefault="00D4525A" w:rsidP="00D4525A">
      <w:pPr>
        <w:pStyle w:val="Heading3"/>
      </w:pPr>
      <w:r>
        <w:t>Connections</w:t>
      </w:r>
    </w:p>
    <w:p w14:paraId="67EBF4B0" w14:textId="77777777" w:rsidR="00D4525A" w:rsidRDefault="00D4525A" w:rsidP="00977EE6">
      <w:pPr>
        <w:pStyle w:val="Heading4"/>
      </w:pPr>
      <w:r>
        <w:t>Shop Connections: Weld or bolt.</w:t>
      </w:r>
    </w:p>
    <w:p w14:paraId="67EBF4B1" w14:textId="77777777" w:rsidR="00D4525A" w:rsidRDefault="00D4525A" w:rsidP="00977EE6">
      <w:pPr>
        <w:pStyle w:val="Heading4"/>
      </w:pPr>
      <w:r>
        <w:t>Meet requirements of CAN/CSA-S16.</w:t>
      </w:r>
    </w:p>
    <w:p w14:paraId="67EBF4B2" w14:textId="36449D5E" w:rsidR="00D4525A" w:rsidRDefault="00D4525A" w:rsidP="00977EE6">
      <w:pPr>
        <w:pStyle w:val="Heading4"/>
      </w:pPr>
      <w:r>
        <w:t xml:space="preserve">Meet </w:t>
      </w:r>
      <w:r w:rsidR="000E2E77">
        <w:t xml:space="preserve">applicable OH&amp;SA requirements or </w:t>
      </w:r>
      <w:r>
        <w:t>OSHA requirements for one independent bolt at beams framing in to column web connections.</w:t>
      </w:r>
    </w:p>
    <w:p w14:paraId="67EBF4B3" w14:textId="77777777" w:rsidR="00A01F63" w:rsidRPr="00A01F63" w:rsidRDefault="00A01F63" w:rsidP="00A01F63">
      <w:pPr>
        <w:pStyle w:val="Heading4"/>
      </w:pPr>
      <w:r w:rsidRPr="00A01F63">
        <w:t>Provide oversized holes for anchor bolts in column base plates in accordance with the AISC Manual of Steel Construction, unless indicated otherwise in the Contract Documents.</w:t>
      </w:r>
    </w:p>
    <w:p w14:paraId="67EBF4B4" w14:textId="77777777" w:rsidR="00D4525A" w:rsidRDefault="00D4525A" w:rsidP="00D4525A">
      <w:pPr>
        <w:pStyle w:val="Heading3"/>
      </w:pPr>
      <w:r>
        <w:t>Welded Construction</w:t>
      </w:r>
    </w:p>
    <w:p w14:paraId="67EBF4B5" w14:textId="77777777" w:rsidR="00D4525A" w:rsidRDefault="00D4525A" w:rsidP="00977EE6">
      <w:pPr>
        <w:pStyle w:val="Heading4"/>
      </w:pPr>
      <w:r>
        <w:t>Groove and Butt Joint Welds: Complete penetration, unless otherwise indicated.</w:t>
      </w:r>
    </w:p>
    <w:p w14:paraId="67EBF4B6" w14:textId="7DC3FAEF" w:rsidR="00D4525A" w:rsidRDefault="00D4525A" w:rsidP="00D4525A">
      <w:pPr>
        <w:pStyle w:val="Heading3"/>
      </w:pPr>
      <w:r>
        <w:t xml:space="preserve">Interface </w:t>
      </w:r>
      <w:r w:rsidR="000E2E77">
        <w:t>w</w:t>
      </w:r>
      <w:r>
        <w:t>ith Other Work:</w:t>
      </w:r>
    </w:p>
    <w:p w14:paraId="67EBF4B7" w14:textId="77777777" w:rsidR="00D4525A" w:rsidRDefault="00D4525A" w:rsidP="00977EE6">
      <w:pPr>
        <w:pStyle w:val="Heading4"/>
      </w:pPr>
      <w:r>
        <w:t>Holes:</w:t>
      </w:r>
    </w:p>
    <w:p w14:paraId="67EBF4B8" w14:textId="77777777" w:rsidR="00D4525A" w:rsidRDefault="00D4525A" w:rsidP="00977EE6">
      <w:pPr>
        <w:pStyle w:val="Heading5"/>
      </w:pPr>
      <w:r>
        <w:t>As necessary or as indicated for securing other Work to structural steel framing, and for passage of other Work through steel framing members.</w:t>
      </w:r>
    </w:p>
    <w:p w14:paraId="67EBF4B9" w14:textId="77777777" w:rsidR="00D4525A" w:rsidRDefault="00D4525A" w:rsidP="00977EE6">
      <w:pPr>
        <w:pStyle w:val="Heading5"/>
      </w:pPr>
      <w:r>
        <w:t>No flame cut holes will be permitted without prior approval of Consultant.</w:t>
      </w:r>
    </w:p>
    <w:p w14:paraId="67EBF4BA" w14:textId="77777777" w:rsidR="00D4525A" w:rsidRDefault="00D4525A" w:rsidP="00977EE6">
      <w:pPr>
        <w:pStyle w:val="Heading4"/>
      </w:pPr>
      <w:r>
        <w:t>Weld threaded nuts to framing, and other specialty items where shown or required to receive other Work.</w:t>
      </w:r>
    </w:p>
    <w:p w14:paraId="67EBF4BB" w14:textId="77777777" w:rsidR="00D4525A" w:rsidRDefault="00D4525A" w:rsidP="00977EE6">
      <w:pPr>
        <w:pStyle w:val="Heading4"/>
      </w:pPr>
      <w:r>
        <w:t>All open ends are to be capped with 6 mm (1/4") plate, fully welded and ground smooth.</w:t>
      </w:r>
    </w:p>
    <w:p w14:paraId="67EBF4BC" w14:textId="77777777" w:rsidR="00D4525A" w:rsidRDefault="00D4525A" w:rsidP="00D4525A">
      <w:pPr>
        <w:pStyle w:val="Heading3"/>
      </w:pPr>
      <w:r>
        <w:t>Shop Paint Primer</w:t>
      </w:r>
    </w:p>
    <w:p w14:paraId="67EBF4BD" w14:textId="77777777" w:rsidR="00D4525A" w:rsidRDefault="00D4525A" w:rsidP="00977EE6">
      <w:pPr>
        <w:pStyle w:val="Heading4"/>
      </w:pPr>
      <w:r>
        <w:t>Surface Preparation and painting as specified in Section 09900, Painting.</w:t>
      </w:r>
    </w:p>
    <w:p w14:paraId="67EBF4BE" w14:textId="77777777" w:rsidR="00D4525A" w:rsidRDefault="00A01F63" w:rsidP="00A01F63">
      <w:pPr>
        <w:pStyle w:val="Heading4"/>
      </w:pPr>
      <w:r>
        <w:t>U</w:t>
      </w:r>
      <w:r w:rsidRPr="00A01F63">
        <w:t>nless indicated otherwise</w:t>
      </w:r>
      <w:r w:rsidR="00240B49">
        <w:t xml:space="preserve"> in the Contract Drawings</w:t>
      </w:r>
      <w:r>
        <w:t>,</w:t>
      </w:r>
      <w:r w:rsidRPr="00A01F63">
        <w:t xml:space="preserve"> </w:t>
      </w:r>
      <w:r>
        <w:t>d</w:t>
      </w:r>
      <w:r w:rsidR="00D4525A">
        <w:t>o not sh</w:t>
      </w:r>
      <w:r>
        <w:t>op prime the following surfaces</w:t>
      </w:r>
      <w:r w:rsidR="00D4525A">
        <w:t>:</w:t>
      </w:r>
    </w:p>
    <w:p w14:paraId="67EBF4BF" w14:textId="77777777" w:rsidR="00D4525A" w:rsidRDefault="00D4525A" w:rsidP="00977EE6">
      <w:pPr>
        <w:pStyle w:val="Heading5"/>
      </w:pPr>
      <w:r>
        <w:t>Faying surfaces of slip critical bolted connections.</w:t>
      </w:r>
    </w:p>
    <w:p w14:paraId="67EBF4C0" w14:textId="77777777" w:rsidR="00D4525A" w:rsidRDefault="00D4525A" w:rsidP="00977EE6">
      <w:pPr>
        <w:pStyle w:val="Heading5"/>
      </w:pPr>
      <w:r>
        <w:t>Within 50 mm of field welded connections.</w:t>
      </w:r>
    </w:p>
    <w:p w14:paraId="67EBF4C1" w14:textId="77777777" w:rsidR="00D4525A" w:rsidRDefault="00D4525A" w:rsidP="00977EE6">
      <w:pPr>
        <w:pStyle w:val="Heading5"/>
      </w:pPr>
      <w:r>
        <w:t>Steel members to be completely encased in reinforced concrete or coated with cementitious fireproofing.</w:t>
      </w:r>
    </w:p>
    <w:p w14:paraId="67EBF4C2" w14:textId="77777777" w:rsidR="00D4525A" w:rsidRDefault="00D4525A" w:rsidP="00977EE6">
      <w:pPr>
        <w:pStyle w:val="Heading4"/>
      </w:pPr>
      <w:r>
        <w:t>Surface to receive finish top coats or paint, one coat of prime paint. Apply shop primer to top flange surfaces of composite steel beams unless indicated otherwise.</w:t>
      </w:r>
    </w:p>
    <w:p w14:paraId="67EBF4C3" w14:textId="77777777" w:rsidR="00D4525A" w:rsidRDefault="00D4525A" w:rsidP="00977EE6">
      <w:pPr>
        <w:pStyle w:val="Heading4"/>
      </w:pPr>
      <w:r>
        <w:t>Shop primer for steel members to be coated with intumescent fireproofing shall be compatible with fireproofing as specified</w:t>
      </w:r>
      <w:r w:rsidR="00ED1874">
        <w:t xml:space="preserve"> in the contract documents</w:t>
      </w:r>
      <w:r>
        <w:t>.</w:t>
      </w:r>
    </w:p>
    <w:p w14:paraId="67EBF4C4" w14:textId="77777777" w:rsidR="00ED1874" w:rsidRPr="00ED1874" w:rsidRDefault="00ED1874" w:rsidP="00ED1874">
      <w:pPr>
        <w:pStyle w:val="Heading3"/>
        <w:rPr>
          <w:b/>
        </w:rPr>
      </w:pPr>
      <w:r w:rsidRPr="00ED1874">
        <w:t>Galvanizing:</w:t>
      </w:r>
    </w:p>
    <w:p w14:paraId="67EBF4C5" w14:textId="77777777" w:rsidR="00ED1874" w:rsidRPr="00ED1874" w:rsidRDefault="00ED1874" w:rsidP="00ED1874">
      <w:pPr>
        <w:pStyle w:val="Heading4"/>
      </w:pPr>
      <w:r w:rsidRPr="00ED1874">
        <w:t>Fabricate steel to be galvanized in accordance with ASTM A143, A384, and A385. Avoid fabrication techniques that could cause distortion or embrittlement of steel.</w:t>
      </w:r>
    </w:p>
    <w:p w14:paraId="67EBF4C6" w14:textId="77777777" w:rsidR="00ED1874" w:rsidRPr="00ED1874" w:rsidRDefault="00ED1874" w:rsidP="00ED1874">
      <w:pPr>
        <w:pStyle w:val="Heading4"/>
      </w:pPr>
      <w:r w:rsidRPr="00ED1874">
        <w:t xml:space="preserve">Remove welding slag, splatter, burrs, grease, oil, paint, lacquer, and other deleterious material prior to delivery for galvanizing. </w:t>
      </w:r>
    </w:p>
    <w:p w14:paraId="67EBF4C7" w14:textId="77777777" w:rsidR="00ED1874" w:rsidRPr="00ED1874" w:rsidRDefault="00ED1874" w:rsidP="00ED1874">
      <w:pPr>
        <w:pStyle w:val="Heading4"/>
      </w:pPr>
      <w:r w:rsidRPr="00ED1874">
        <w:t>Remove, by blast cleaning or other methods, surface contaminants and coatings which are not removable by the normal chemical cleaning process in the galvanizing operation.</w:t>
      </w:r>
    </w:p>
    <w:p w14:paraId="67EBF4C8" w14:textId="6697D20E" w:rsidR="00ED1874" w:rsidRPr="00ED1874" w:rsidRDefault="00ED1874" w:rsidP="00ED1874">
      <w:pPr>
        <w:pStyle w:val="Heading4"/>
      </w:pPr>
      <w:r w:rsidRPr="00ED1874">
        <w:t>Hot dip</w:t>
      </w:r>
      <w:r w:rsidR="00C25F48">
        <w:t>-</w:t>
      </w:r>
      <w:r w:rsidRPr="00ED1874">
        <w:t xml:space="preserve">galvanize steel members, fabrications, and assemblies after fabrication in accordance with ASTM </w:t>
      </w:r>
      <w:r w:rsidR="000E2E77" w:rsidRPr="000E2E77">
        <w:t>A123/A123M-15</w:t>
      </w:r>
      <w:r w:rsidRPr="00ED1874">
        <w:t>.</w:t>
      </w:r>
    </w:p>
    <w:p w14:paraId="67EBF4C9" w14:textId="6FD43714" w:rsidR="00ED1874" w:rsidRPr="00ED1874" w:rsidRDefault="00ED1874" w:rsidP="00ED1874">
      <w:pPr>
        <w:pStyle w:val="Heading4"/>
      </w:pPr>
      <w:r w:rsidRPr="00ED1874">
        <w:lastRenderedPageBreak/>
        <w:t>Hot dip galvanize A325</w:t>
      </w:r>
      <w:r w:rsidR="003360C6">
        <w:t>-14</w:t>
      </w:r>
      <w:r w:rsidRPr="00ED1874">
        <w:t xml:space="preserve"> bolts, nuts, washers, and hardware components in accordance with ASTM A153. Oversize holes to allow for zinc alloy growth. Shop assemble bolts, nuts, and washers with a special lubricant and test in accordance with ASTM A325</w:t>
      </w:r>
      <w:r w:rsidR="003360C6">
        <w:t>-14</w:t>
      </w:r>
      <w:r w:rsidRPr="00ED1874">
        <w:t xml:space="preserve"> and A563.</w:t>
      </w:r>
    </w:p>
    <w:p w14:paraId="67EBF4CA" w14:textId="47E29CF0" w:rsidR="00ED1874" w:rsidRPr="00ED1874" w:rsidRDefault="00ED1874" w:rsidP="00ED1874">
      <w:pPr>
        <w:pStyle w:val="Heading4"/>
      </w:pPr>
      <w:r w:rsidRPr="00ED1874">
        <w:t xml:space="preserve">Tension control (TC) bolts, nuts, and washers shall be mechanically zinc coated in accordance with ASTM </w:t>
      </w:r>
      <w:r w:rsidR="00FE0BA3" w:rsidRPr="00FE0BA3">
        <w:t>F3125/F3125M-15a</w:t>
      </w:r>
      <w:r w:rsidRPr="00ED1874">
        <w:t xml:space="preserve"> and B695, Class 50.</w:t>
      </w:r>
    </w:p>
    <w:p w14:paraId="67EBF4CB" w14:textId="77777777" w:rsidR="00ED1874" w:rsidRPr="00ED1874" w:rsidRDefault="00ED1874" w:rsidP="00ED1874">
      <w:pPr>
        <w:pStyle w:val="Heading4"/>
      </w:pPr>
      <w:r w:rsidRPr="00ED1874">
        <w:t>Galvanize components of bolted assemblies separately before assembly.</w:t>
      </w:r>
    </w:p>
    <w:p w14:paraId="67EBF4CC" w14:textId="77777777" w:rsidR="00ED1874" w:rsidRPr="00ED1874" w:rsidRDefault="00ED1874" w:rsidP="00ED1874">
      <w:pPr>
        <w:pStyle w:val="Heading4"/>
      </w:pPr>
      <w:r w:rsidRPr="00ED1874">
        <w:t>Clear drain holes of any buildup of galvanizing to ensure that the elements will be fully drained after installation.</w:t>
      </w:r>
    </w:p>
    <w:p w14:paraId="67EBF4CD" w14:textId="77777777" w:rsidR="00D4525A" w:rsidRDefault="00D4525A" w:rsidP="00D4525A">
      <w:pPr>
        <w:pStyle w:val="Heading3"/>
      </w:pPr>
      <w:r>
        <w:t>Slip Critical Bolted Connections</w:t>
      </w:r>
    </w:p>
    <w:p w14:paraId="67EBF4CE" w14:textId="77777777" w:rsidR="00D4525A" w:rsidRDefault="00D4525A" w:rsidP="00977EE6">
      <w:pPr>
        <w:pStyle w:val="Heading4"/>
      </w:pPr>
      <w:r>
        <w:t>Mask faying surfaces of slip critical (SC) bolted connections to be shop painted as specified in Section 09900, Painting.</w:t>
      </w:r>
    </w:p>
    <w:p w14:paraId="67EBF4CF" w14:textId="77777777" w:rsidR="00D2591C" w:rsidRPr="00D2591C" w:rsidRDefault="00D2591C" w:rsidP="00D2591C">
      <w:pPr>
        <w:pStyle w:val="Heading4"/>
      </w:pPr>
      <w:r w:rsidRPr="00D2591C">
        <w:t>Roughen galvanized faying surfaces with hand wire brushing.</w:t>
      </w:r>
    </w:p>
    <w:p w14:paraId="67EBF4D0" w14:textId="77777777" w:rsidR="00D4525A" w:rsidRPr="00D2591C" w:rsidRDefault="00D4525A" w:rsidP="00D2591C">
      <w:pPr>
        <w:pStyle w:val="Heading1"/>
      </w:pPr>
      <w:r w:rsidRPr="00D2591C">
        <w:t>EXECUTION</w:t>
      </w:r>
    </w:p>
    <w:p w14:paraId="67EBF4D1" w14:textId="77777777" w:rsidR="00D4525A" w:rsidRPr="00D2591C" w:rsidRDefault="00D4525A" w:rsidP="00D2591C">
      <w:pPr>
        <w:pStyle w:val="Heading2"/>
      </w:pPr>
      <w:r w:rsidRPr="00D2591C">
        <w:t>Erection</w:t>
      </w:r>
    </w:p>
    <w:p w14:paraId="67EBF4D2" w14:textId="77777777" w:rsidR="00D4525A" w:rsidRDefault="00D4525A" w:rsidP="00A211FD">
      <w:pPr>
        <w:pStyle w:val="Heading3"/>
      </w:pPr>
      <w:r>
        <w:t>Meet requirements of CAN/CSA S16 and CISC Code of Standard Practice for Structural Steel.</w:t>
      </w:r>
    </w:p>
    <w:p w14:paraId="67EBF4D3" w14:textId="77777777" w:rsidR="00D4525A" w:rsidRDefault="00D4525A" w:rsidP="00A211FD">
      <w:pPr>
        <w:pStyle w:val="Heading3"/>
      </w:pPr>
      <w:r>
        <w:t>Install Contractor's designed temporary construction bracing to provide necessary support until components are in place and construction is complete. Failure to make adequate provision for erection shall be the sole responsibility of the Contractor.</w:t>
      </w:r>
    </w:p>
    <w:p w14:paraId="67EBF4D4" w14:textId="77777777" w:rsidR="00D4525A" w:rsidRDefault="00D4525A" w:rsidP="00A211FD">
      <w:pPr>
        <w:pStyle w:val="Heading3"/>
      </w:pPr>
      <w:r>
        <w:t>High Strength Bolted Connections</w:t>
      </w:r>
    </w:p>
    <w:p w14:paraId="67EBF4D5" w14:textId="77777777" w:rsidR="00D4525A" w:rsidRDefault="00D4525A" w:rsidP="00977EE6">
      <w:pPr>
        <w:pStyle w:val="Heading4"/>
      </w:pPr>
      <w:r>
        <w:t>Tighten in accordance with CAN/CSA S16 Installation and Inspection of Bolted Joints.</w:t>
      </w:r>
    </w:p>
    <w:p w14:paraId="67EBF4D6" w14:textId="77777777" w:rsidR="00D4525A" w:rsidRDefault="00D4525A" w:rsidP="00977EE6">
      <w:pPr>
        <w:pStyle w:val="Heading4"/>
      </w:pPr>
      <w:r>
        <w:t>Hardened Washers:</w:t>
      </w:r>
    </w:p>
    <w:p w14:paraId="67EBF4D7" w14:textId="77777777" w:rsidR="00D4525A" w:rsidRDefault="00D4525A" w:rsidP="00977EE6">
      <w:pPr>
        <w:pStyle w:val="Heading5"/>
      </w:pPr>
      <w:r>
        <w:t>Provide at locations required</w:t>
      </w:r>
      <w:r w:rsidR="00D2591C">
        <w:t>,</w:t>
      </w:r>
      <w:r>
        <w:t xml:space="preserve"> </w:t>
      </w:r>
      <w:r w:rsidR="00D2591C">
        <w:t>in accordance with CAN/CSA S16.</w:t>
      </w:r>
      <w:r>
        <w:t xml:space="preserve"> </w:t>
      </w:r>
      <w:r w:rsidR="00D2591C">
        <w:t>I</w:t>
      </w:r>
      <w:r>
        <w:t>nclude slip critical connections using slotted or oversized holes or A490 bolts.</w:t>
      </w:r>
    </w:p>
    <w:p w14:paraId="67EBF4D8" w14:textId="77777777" w:rsidR="00D4525A" w:rsidRDefault="00D4525A" w:rsidP="00977EE6">
      <w:pPr>
        <w:pStyle w:val="Heading5"/>
      </w:pPr>
      <w:r>
        <w:t>Use beveled style and extra thickness where required by CISC Specification.</w:t>
      </w:r>
    </w:p>
    <w:p w14:paraId="67EBF4D9" w14:textId="77777777" w:rsidR="00D4525A" w:rsidRDefault="00D4525A" w:rsidP="00977EE6">
      <w:pPr>
        <w:pStyle w:val="Heading5"/>
      </w:pPr>
      <w:r>
        <w:t xml:space="preserve">Use square or rectangular beveled washers at inner flange surfaces of </w:t>
      </w:r>
      <w:r w:rsidR="00D2591C">
        <w:t>standard CSA</w:t>
      </w:r>
      <w:r>
        <w:t xml:space="preserve"> beams and channels</w:t>
      </w:r>
      <w:r w:rsidR="00D2591C">
        <w:t xml:space="preserve"> sections</w:t>
      </w:r>
      <w:r>
        <w:t>.</w:t>
      </w:r>
    </w:p>
    <w:p w14:paraId="67EBF4DA" w14:textId="77777777" w:rsidR="00D4525A" w:rsidRDefault="00D4525A" w:rsidP="00977EE6">
      <w:pPr>
        <w:pStyle w:val="Heading5"/>
      </w:pPr>
      <w:r>
        <w:t xml:space="preserve">Do not substitute </w:t>
      </w:r>
      <w:r w:rsidR="00D2591C">
        <w:t>Direct Tension Indicators (</w:t>
      </w:r>
      <w:r>
        <w:t>DTIs</w:t>
      </w:r>
      <w:r w:rsidR="00D2591C">
        <w:t>)</w:t>
      </w:r>
      <w:r>
        <w:t xml:space="preserve"> for hardened flat washers required at slotted and oversize holes.</w:t>
      </w:r>
    </w:p>
    <w:p w14:paraId="67EBF4DB" w14:textId="77777777" w:rsidR="00D4525A" w:rsidRDefault="00D4525A" w:rsidP="00977EE6">
      <w:pPr>
        <w:pStyle w:val="Heading4"/>
      </w:pPr>
      <w:r>
        <w:t>For bearing type connections not fully tensioned (N, X), tighten to snug tight condition. Use hardened washer over slotted or oversize holes in outer plies.</w:t>
      </w:r>
    </w:p>
    <w:p w14:paraId="67EBF4DC" w14:textId="77777777" w:rsidR="00D4525A" w:rsidRDefault="00D4525A" w:rsidP="00D4525A">
      <w:pPr>
        <w:pStyle w:val="Heading3"/>
      </w:pPr>
      <w:r>
        <w:t>Fully Tensioned Bolted Connections</w:t>
      </w:r>
    </w:p>
    <w:p w14:paraId="67EBF4DD" w14:textId="77777777" w:rsidR="00D4525A" w:rsidRDefault="00D4525A" w:rsidP="00977EE6">
      <w:pPr>
        <w:pStyle w:val="Heading4"/>
      </w:pPr>
      <w:r>
        <w:t>TC bolts at slip critical (SC) and fully tensioned (FT) bearing type connections.</w:t>
      </w:r>
    </w:p>
    <w:p w14:paraId="67EBF4DE" w14:textId="77777777" w:rsidR="00D4525A" w:rsidRDefault="00D4525A" w:rsidP="00977EE6">
      <w:pPr>
        <w:pStyle w:val="Heading4"/>
      </w:pPr>
      <w:r>
        <w:t>Final tighten bolts, beginning at most rigid part of bolted connection and progressing toward free edges, un</w:t>
      </w:r>
      <w:r w:rsidR="00B511CD">
        <w:t>til final twist off of TC bolts.</w:t>
      </w:r>
    </w:p>
    <w:p w14:paraId="67EBF4DF" w14:textId="77777777" w:rsidR="00D4525A" w:rsidRDefault="00D4525A" w:rsidP="00D4525A">
      <w:pPr>
        <w:pStyle w:val="Heading3"/>
      </w:pPr>
      <w:r>
        <w:t>Welded Connections</w:t>
      </w:r>
    </w:p>
    <w:p w14:paraId="67EBF4E0" w14:textId="77777777" w:rsidR="00D4525A" w:rsidRDefault="00D4525A" w:rsidP="00977EE6">
      <w:pPr>
        <w:pStyle w:val="Heading4"/>
      </w:pPr>
      <w:r>
        <w:t>Groove and Butt Joint Welds: Complete penetration, unless otherwise indicated.</w:t>
      </w:r>
    </w:p>
    <w:p w14:paraId="67EBF4E1" w14:textId="77777777" w:rsidR="00D4525A" w:rsidRDefault="00D4525A" w:rsidP="00D2591C">
      <w:pPr>
        <w:pStyle w:val="Heading2"/>
      </w:pPr>
      <w:r>
        <w:t>Anchor Bolts</w:t>
      </w:r>
    </w:p>
    <w:p w14:paraId="67EBF4E2" w14:textId="77777777" w:rsidR="00D4525A" w:rsidRDefault="00D4525A" w:rsidP="00D4525A">
      <w:pPr>
        <w:pStyle w:val="Heading3"/>
      </w:pPr>
      <w:r>
        <w:t>Coordinate installation of anchor bolts and other connectors required for securing structural steel to in place work.</w:t>
      </w:r>
    </w:p>
    <w:p w14:paraId="67EBF4E3" w14:textId="77777777" w:rsidR="00D4525A" w:rsidRDefault="00D4525A" w:rsidP="00D4525A">
      <w:pPr>
        <w:pStyle w:val="Heading3"/>
      </w:pPr>
      <w:r>
        <w:t>Provide templates and other devices for presetting bolts and other anchors to accurate locations.</w:t>
      </w:r>
    </w:p>
    <w:p w14:paraId="67EBF4E4" w14:textId="77777777" w:rsidR="00D4525A" w:rsidRDefault="00D4525A" w:rsidP="00D4525A">
      <w:pPr>
        <w:pStyle w:val="Heading3"/>
      </w:pPr>
      <w:r>
        <w:lastRenderedPageBreak/>
        <w:t>Projection of anchor bolts beyond face of concrete and threaded length shall be adequate to allow for full engagement of all threads of hold-down nuts, adjustment of leveling nuts, washer thicknesses, and construction tolerances, unless indicated otherwise.</w:t>
      </w:r>
    </w:p>
    <w:p w14:paraId="67EBF4E5" w14:textId="77777777" w:rsidR="00D4525A" w:rsidRDefault="00D4525A" w:rsidP="00D4525A">
      <w:pPr>
        <w:pStyle w:val="Heading3"/>
      </w:pPr>
      <w:r>
        <w:t>Placement Tolerances</w:t>
      </w:r>
    </w:p>
    <w:p w14:paraId="67EBF4E6" w14:textId="77777777" w:rsidR="00D4525A" w:rsidRDefault="00D4525A" w:rsidP="00977EE6">
      <w:pPr>
        <w:pStyle w:val="Heading4"/>
      </w:pPr>
      <w:r>
        <w:t>As required by CAN/CSA S16, unless indicated otherwise</w:t>
      </w:r>
      <w:r w:rsidR="00B511CD">
        <w:t xml:space="preserve"> in the Contract Documents</w:t>
      </w:r>
      <w:r>
        <w:t>.</w:t>
      </w:r>
    </w:p>
    <w:p w14:paraId="67EBF4E7" w14:textId="77777777" w:rsidR="00D4525A" w:rsidRDefault="00D4525A" w:rsidP="00977EE6">
      <w:pPr>
        <w:pStyle w:val="Heading4"/>
      </w:pPr>
      <w:r>
        <w:t>Embedded anchor bolts shall not vary from the dimensions as shown on Drawings by more than the following:</w:t>
      </w:r>
    </w:p>
    <w:p w14:paraId="67EBF4E8" w14:textId="77777777" w:rsidR="00D4525A" w:rsidRDefault="00D4525A" w:rsidP="00977EE6">
      <w:pPr>
        <w:pStyle w:val="Heading5"/>
      </w:pPr>
      <w:r>
        <w:t>Center to center of any two bolts within an anchor group: 3 mm.</w:t>
      </w:r>
    </w:p>
    <w:p w14:paraId="67EBF4E9" w14:textId="77777777" w:rsidR="00D4525A" w:rsidRDefault="00D4525A" w:rsidP="00977EE6">
      <w:pPr>
        <w:pStyle w:val="Heading5"/>
      </w:pPr>
      <w:r>
        <w:t>Center to center of adjacent anchor bolt groups: 6 mm.</w:t>
      </w:r>
    </w:p>
    <w:p w14:paraId="67EBF4EA" w14:textId="77777777" w:rsidR="00D4525A" w:rsidRDefault="00D4525A" w:rsidP="00977EE6">
      <w:pPr>
        <w:pStyle w:val="Heading5"/>
      </w:pPr>
      <w:r>
        <w:t>Variation from perpendicular to theoretical bearing surface: 1:50.</w:t>
      </w:r>
    </w:p>
    <w:p w14:paraId="67EBF4EB" w14:textId="77777777" w:rsidR="00D4525A" w:rsidRDefault="00D4525A" w:rsidP="00D2591C">
      <w:pPr>
        <w:pStyle w:val="Heading2"/>
      </w:pPr>
      <w:r>
        <w:t>Setting Bases and Bearing Plates</w:t>
      </w:r>
    </w:p>
    <w:p w14:paraId="67EBF4EC" w14:textId="77777777" w:rsidR="00D4525A" w:rsidRDefault="00D4525A" w:rsidP="00D4525A">
      <w:pPr>
        <w:pStyle w:val="Heading3"/>
      </w:pPr>
      <w:r>
        <w:t>Clean concrete and masonry bearing surfaces of bond reducing materials and roughen to improve bond to surfaces.</w:t>
      </w:r>
    </w:p>
    <w:p w14:paraId="67EBF4ED" w14:textId="77777777" w:rsidR="00D4525A" w:rsidRDefault="00D4525A" w:rsidP="00D4525A">
      <w:pPr>
        <w:pStyle w:val="Heading3"/>
      </w:pPr>
      <w:r>
        <w:t>Clean bottom surface of base and bearing plates.</w:t>
      </w:r>
    </w:p>
    <w:p w14:paraId="67EBF4EE" w14:textId="77777777" w:rsidR="00D4525A" w:rsidRDefault="00D4525A" w:rsidP="00D4525A">
      <w:pPr>
        <w:pStyle w:val="Heading3"/>
      </w:pPr>
      <w:r>
        <w:t>Set loose and attached baseplates and bearing plates for structural members on wedges, shims, leveling nuts, or other adjustable devices. Use leveling plates where indicated.</w:t>
      </w:r>
    </w:p>
    <w:p w14:paraId="67EBF4EF" w14:textId="77777777" w:rsidR="00D4525A" w:rsidRDefault="00D4525A" w:rsidP="00D4525A">
      <w:pPr>
        <w:pStyle w:val="Heading3"/>
      </w:pPr>
      <w:r>
        <w:t>Tighten anchor bolts after supported members have been positioned and plumbed. Do not remove wedges or shims, but if protruding, cut off flush with edge of base or bearing plate prior to placing grout. Weld plate washers to base plates where indicated.</w:t>
      </w:r>
    </w:p>
    <w:p w14:paraId="67EBF4F0" w14:textId="77777777" w:rsidR="00D4525A" w:rsidRDefault="00D4525A" w:rsidP="00D4525A">
      <w:pPr>
        <w:pStyle w:val="Heading3"/>
      </w:pPr>
      <w:r>
        <w:t>Grout Under Baseplates: As specified in Section 03600, Grout, prior to placing loads on structure.</w:t>
      </w:r>
    </w:p>
    <w:p w14:paraId="67EBF4F1" w14:textId="77777777" w:rsidR="00D4525A" w:rsidRDefault="00D4525A" w:rsidP="00D2591C">
      <w:pPr>
        <w:pStyle w:val="Heading2"/>
      </w:pPr>
      <w:r>
        <w:t>Field Assembly</w:t>
      </w:r>
    </w:p>
    <w:p w14:paraId="67EBF4F2" w14:textId="77777777" w:rsidR="00D4525A" w:rsidRDefault="00D4525A" w:rsidP="00D4525A">
      <w:pPr>
        <w:pStyle w:val="Heading3"/>
      </w:pPr>
      <w:r>
        <w:t>Set structural frames accurately to lines and elevations shown.</w:t>
      </w:r>
    </w:p>
    <w:p w14:paraId="67EBF4F3" w14:textId="77777777" w:rsidR="00D4525A" w:rsidRDefault="00D4525A" w:rsidP="00D4525A">
      <w:pPr>
        <w:pStyle w:val="Heading3"/>
      </w:pPr>
      <w:r>
        <w:t>Clean bearing surfaces and other surfaces that will be in permanent contact before assembly.</w:t>
      </w:r>
    </w:p>
    <w:p w14:paraId="67EBF4F4" w14:textId="77777777" w:rsidR="00D4525A" w:rsidRDefault="00D4525A" w:rsidP="00D4525A">
      <w:pPr>
        <w:pStyle w:val="Heading3"/>
      </w:pPr>
      <w:r>
        <w:t>Align and adjust various members forming a part of a complete frame or structure before permanently fastening.</w:t>
      </w:r>
    </w:p>
    <w:p w14:paraId="67EBF4F5" w14:textId="77777777" w:rsidR="00D4525A" w:rsidRDefault="00D4525A" w:rsidP="00D4525A">
      <w:pPr>
        <w:pStyle w:val="Heading3"/>
      </w:pPr>
      <w:r>
        <w:t>Level and plumb individual members of structure within tolerances shown in CAN/CSA S16 Clause 29.7 Erection Tolerances.</w:t>
      </w:r>
    </w:p>
    <w:p w14:paraId="67EBF4F6" w14:textId="77777777" w:rsidR="00D4525A" w:rsidRDefault="00D4525A" w:rsidP="00D4525A">
      <w:pPr>
        <w:pStyle w:val="Heading3"/>
      </w:pPr>
      <w:r>
        <w:t>Establish required leveling and plumbing measurements on mean operating temperature of structure. Make allowances for difference between temperature at time of erection and mean temperature at which structure will be completed and in service.</w:t>
      </w:r>
    </w:p>
    <w:p w14:paraId="67EBF4F7" w14:textId="77777777" w:rsidR="00D4525A" w:rsidRDefault="00D4525A" w:rsidP="00D4525A">
      <w:pPr>
        <w:pStyle w:val="Heading3"/>
      </w:pPr>
      <w:r>
        <w:t>Perform necessary adjustments to compensate for minor discrepancies in elevations and alignment.</w:t>
      </w:r>
    </w:p>
    <w:p w14:paraId="67EBF4F8" w14:textId="77777777" w:rsidR="00D4525A" w:rsidRDefault="00D4525A" w:rsidP="00D4525A">
      <w:pPr>
        <w:pStyle w:val="Heading3"/>
      </w:pPr>
      <w:r>
        <w:t>Splice members only where indicated and accepted on shop drawings.</w:t>
      </w:r>
    </w:p>
    <w:p w14:paraId="67EBF4F9" w14:textId="77777777" w:rsidR="00D4525A" w:rsidRDefault="00D4525A" w:rsidP="00D2591C">
      <w:pPr>
        <w:pStyle w:val="Heading2"/>
      </w:pPr>
      <w:r>
        <w:t>Misfits Bolted Connections</w:t>
      </w:r>
    </w:p>
    <w:p w14:paraId="67EBF4FA" w14:textId="77777777" w:rsidR="00D4525A" w:rsidRDefault="00D4525A" w:rsidP="00D4525A">
      <w:pPr>
        <w:pStyle w:val="Heading3"/>
      </w:pPr>
      <w:r>
        <w:t>Where misfits in erection bolting are encountered, immediately notify Consultant for approval of one of the following methods of correction:</w:t>
      </w:r>
    </w:p>
    <w:p w14:paraId="67EBF4FB" w14:textId="77777777" w:rsidR="00D4525A" w:rsidRDefault="00D4525A" w:rsidP="00B511CD">
      <w:pPr>
        <w:pStyle w:val="Heading4"/>
      </w:pPr>
      <w:r>
        <w:t>Ream holes that must be enlarged to admit bolts and use oversized bolts.</w:t>
      </w:r>
    </w:p>
    <w:p w14:paraId="67EBF4FC" w14:textId="627E952A" w:rsidR="00D4525A" w:rsidRDefault="00D4525A" w:rsidP="00B511CD">
      <w:pPr>
        <w:pStyle w:val="Heading4"/>
      </w:pPr>
      <w:r>
        <w:t>Plug weld misaligned holes and re</w:t>
      </w:r>
      <w:r w:rsidR="000E2E77">
        <w:t>-</w:t>
      </w:r>
      <w:r>
        <w:t>drill holes to admit standard size bolts.</w:t>
      </w:r>
    </w:p>
    <w:p w14:paraId="67EBF4FD" w14:textId="66B53A26" w:rsidR="00D4525A" w:rsidRDefault="00D4525A" w:rsidP="00B511CD">
      <w:pPr>
        <w:pStyle w:val="Heading4"/>
      </w:pPr>
      <w:r>
        <w:t xml:space="preserve">Drill additional holes in connection, conforming </w:t>
      </w:r>
      <w:r w:rsidR="000E2E77">
        <w:t>to</w:t>
      </w:r>
      <w:r>
        <w:t xml:space="preserve"> CSA Standards for bolt spacing and end and edge distances, and add additional bolts.</w:t>
      </w:r>
    </w:p>
    <w:p w14:paraId="67EBF4FE" w14:textId="77777777" w:rsidR="00D4525A" w:rsidRDefault="00D4525A" w:rsidP="00B511CD">
      <w:pPr>
        <w:pStyle w:val="Heading4"/>
      </w:pPr>
      <w:r>
        <w:t>Reject member</w:t>
      </w:r>
      <w:r w:rsidR="00B511CD">
        <w:t>s</w:t>
      </w:r>
      <w:r>
        <w:t xml:space="preserve"> containing misfit</w:t>
      </w:r>
      <w:r w:rsidR="00B511CD">
        <w:t>s which are</w:t>
      </w:r>
      <w:r>
        <w:t xml:space="preserve"> incorrect sized, or </w:t>
      </w:r>
      <w:r w:rsidR="00B511CD">
        <w:t xml:space="preserve">which have </w:t>
      </w:r>
      <w:r>
        <w:t>misaligned holes and fabricate new member</w:t>
      </w:r>
      <w:r w:rsidR="00B511CD">
        <w:t>s</w:t>
      </w:r>
      <w:r>
        <w:t xml:space="preserve"> to ensure proper fit.</w:t>
      </w:r>
    </w:p>
    <w:p w14:paraId="67EBF4FF" w14:textId="77777777" w:rsidR="00D4525A" w:rsidRDefault="00D4525A" w:rsidP="00D4525A">
      <w:pPr>
        <w:pStyle w:val="Heading3"/>
      </w:pPr>
      <w:r>
        <w:t>Do not enlarge incorrectly sized or misaligned holes in members by burning or by use of drift pins.</w:t>
      </w:r>
    </w:p>
    <w:p w14:paraId="67EBF500" w14:textId="77777777" w:rsidR="00D4525A" w:rsidRDefault="00D4525A" w:rsidP="00D2591C">
      <w:pPr>
        <w:pStyle w:val="Heading2"/>
      </w:pPr>
      <w:r>
        <w:lastRenderedPageBreak/>
        <w:t>Misfits Anchor Bolts</w:t>
      </w:r>
    </w:p>
    <w:p w14:paraId="67EBF501" w14:textId="77777777" w:rsidR="00D4525A" w:rsidRDefault="00D4525A" w:rsidP="00D4525A">
      <w:pPr>
        <w:pStyle w:val="Heading3"/>
      </w:pPr>
      <w:r>
        <w:t xml:space="preserve">Resolve misalignments between anchor bolts and bolt holes in steel members in accordance with </w:t>
      </w:r>
      <w:r w:rsidR="00B511CD">
        <w:t>the Consultant-</w:t>
      </w:r>
      <w:r>
        <w:t>approved submittal.</w:t>
      </w:r>
    </w:p>
    <w:p w14:paraId="67EBF502" w14:textId="77777777" w:rsidR="00D4525A" w:rsidRDefault="00D4525A" w:rsidP="00D4525A">
      <w:pPr>
        <w:pStyle w:val="Heading3"/>
      </w:pPr>
      <w:r>
        <w:t>Do not flame cut to enlarge holes without prior approval of Consultant.</w:t>
      </w:r>
    </w:p>
    <w:p w14:paraId="67EBF503" w14:textId="77777777" w:rsidR="00D4525A" w:rsidRDefault="00D4525A" w:rsidP="00D2591C">
      <w:pPr>
        <w:pStyle w:val="Heading2"/>
      </w:pPr>
      <w:r>
        <w:t>Gas Cutting</w:t>
      </w:r>
    </w:p>
    <w:p w14:paraId="67EBF504" w14:textId="77777777" w:rsidR="00D4525A" w:rsidRDefault="00D4525A" w:rsidP="00D4525A">
      <w:pPr>
        <w:pStyle w:val="Heading3"/>
      </w:pPr>
      <w:r>
        <w:t>Do not use gas cutting torches in field for correcting fabrication errors in structural framing.</w:t>
      </w:r>
    </w:p>
    <w:p w14:paraId="67EBF505" w14:textId="77777777" w:rsidR="00D4525A" w:rsidRDefault="00D4525A" w:rsidP="00D4525A">
      <w:pPr>
        <w:pStyle w:val="Heading3"/>
      </w:pPr>
      <w:r>
        <w:t>Secondary members not under stress and concealed in finished structure may be corrected by gas cutting torches, if approved by Consultant.</w:t>
      </w:r>
    </w:p>
    <w:p w14:paraId="67EBF506" w14:textId="77777777" w:rsidR="00D4525A" w:rsidRDefault="00D4525A" w:rsidP="00D4525A">
      <w:pPr>
        <w:pStyle w:val="Heading3"/>
      </w:pPr>
      <w:r>
        <w:t xml:space="preserve">Finish flame cut sections equivalent to </w:t>
      </w:r>
      <w:r w:rsidR="00B511CD">
        <w:t xml:space="preserve">a </w:t>
      </w:r>
      <w:r>
        <w:t>sheared and punched appearance.</w:t>
      </w:r>
    </w:p>
    <w:p w14:paraId="67EBF507" w14:textId="77777777" w:rsidR="00D4525A" w:rsidRDefault="00D4525A" w:rsidP="00D2591C">
      <w:pPr>
        <w:pStyle w:val="Heading2"/>
      </w:pPr>
      <w:r>
        <w:t>Repair and Cleaning</w:t>
      </w:r>
    </w:p>
    <w:p w14:paraId="67EBF508" w14:textId="77777777" w:rsidR="00D4525A" w:rsidRDefault="00D4525A" w:rsidP="00D4525A">
      <w:pPr>
        <w:pStyle w:val="Heading3"/>
      </w:pPr>
      <w:r>
        <w:t>Immediately after erection, clean field welds, bolted connections, and abraded areas of shop primer.</w:t>
      </w:r>
    </w:p>
    <w:p w14:paraId="67EBF509" w14:textId="77777777" w:rsidR="00D4525A" w:rsidRDefault="00D4525A" w:rsidP="00D4525A">
      <w:pPr>
        <w:pStyle w:val="Heading3"/>
      </w:pPr>
      <w:r>
        <w:t>Remove and grind smooth tack welds, fit-up-lugs, and weld runoff tabs.</w:t>
      </w:r>
    </w:p>
    <w:p w14:paraId="67EBF50A" w14:textId="77777777" w:rsidR="00D4525A" w:rsidRDefault="00D4525A" w:rsidP="00D4525A">
      <w:pPr>
        <w:pStyle w:val="Heading3"/>
      </w:pPr>
      <w:r>
        <w:t xml:space="preserve">Remove weld back-up bars and grind smooth. </w:t>
      </w:r>
    </w:p>
    <w:p w14:paraId="67EBF50B" w14:textId="5184AD61" w:rsidR="00D4525A" w:rsidRDefault="00D4525A" w:rsidP="00D4525A">
      <w:pPr>
        <w:pStyle w:val="Heading3"/>
      </w:pPr>
      <w:r>
        <w:t>Apply touch</w:t>
      </w:r>
      <w:r w:rsidR="000E2E77">
        <w:t>-</w:t>
      </w:r>
      <w:r>
        <w:t xml:space="preserve">up paint primer by brush or spray of same thickness and material as that used in shop application and as specified in Section 09900, Painting. </w:t>
      </w:r>
    </w:p>
    <w:p w14:paraId="67EBF50C" w14:textId="77777777" w:rsidR="00B511CD" w:rsidRPr="00B511CD" w:rsidRDefault="00B511CD" w:rsidP="00B511CD">
      <w:pPr>
        <w:pStyle w:val="Heading2"/>
      </w:pPr>
      <w:r w:rsidRPr="00B511CD">
        <w:t>Repair of Damaged Hot Dip Galvanized Coating</w:t>
      </w:r>
    </w:p>
    <w:p w14:paraId="67EBF50D" w14:textId="3FDEF409" w:rsidR="00B511CD" w:rsidRPr="00B511CD" w:rsidRDefault="00B511CD" w:rsidP="00B511CD">
      <w:pPr>
        <w:pStyle w:val="Heading3"/>
        <w:rPr>
          <w:b/>
        </w:rPr>
      </w:pPr>
      <w:r w:rsidRPr="00B511CD">
        <w:t xml:space="preserve">Conform to </w:t>
      </w:r>
      <w:r>
        <w:t xml:space="preserve">ASTM </w:t>
      </w:r>
      <w:r w:rsidR="000E2E77" w:rsidRPr="000E2E77">
        <w:t>A123/A123M-15</w:t>
      </w:r>
      <w:r w:rsidRPr="00B511CD">
        <w:t>.</w:t>
      </w:r>
    </w:p>
    <w:p w14:paraId="67EBF50E" w14:textId="0A0F0024" w:rsidR="00B511CD" w:rsidRPr="00B511CD" w:rsidRDefault="00B511CD" w:rsidP="00B511CD">
      <w:pPr>
        <w:pStyle w:val="Heading3"/>
        <w:rPr>
          <w:b/>
        </w:rPr>
      </w:pPr>
      <w:r w:rsidRPr="00B511CD">
        <w:t xml:space="preserve">For minor repairs at abraded areas, use sprayed zinc conforming to </w:t>
      </w:r>
      <w:r>
        <w:t xml:space="preserve">ASTM </w:t>
      </w:r>
      <w:r w:rsidR="000E2E77" w:rsidRPr="000E2E77">
        <w:t>A123/A123M-15</w:t>
      </w:r>
      <w:r>
        <w:t>.</w:t>
      </w:r>
    </w:p>
    <w:p w14:paraId="67EBF50F" w14:textId="6D91311E" w:rsidR="00B511CD" w:rsidRPr="00B511CD" w:rsidRDefault="00B511CD" w:rsidP="00B511CD">
      <w:pPr>
        <w:pStyle w:val="Heading3"/>
        <w:rPr>
          <w:b/>
        </w:rPr>
      </w:pPr>
      <w:r w:rsidRPr="00B511CD">
        <w:t xml:space="preserve">For flame cut or welded areas, use zinc based solder, or zinc sticks, conforming to </w:t>
      </w:r>
      <w:r>
        <w:t xml:space="preserve">ASTM </w:t>
      </w:r>
      <w:r w:rsidR="000E2E77" w:rsidRPr="000E2E77">
        <w:t>A123/A123M-15</w:t>
      </w:r>
      <w:r w:rsidRPr="00B511CD">
        <w:t>.</w:t>
      </w:r>
    </w:p>
    <w:p w14:paraId="67EBF510" w14:textId="77777777" w:rsidR="00B511CD" w:rsidRPr="00B511CD" w:rsidRDefault="00B511CD" w:rsidP="00B511CD">
      <w:pPr>
        <w:pStyle w:val="Heading3"/>
        <w:rPr>
          <w:b/>
        </w:rPr>
      </w:pPr>
      <w:r w:rsidRPr="00B511CD">
        <w:t>Use magnetic gauge to determine that the thickness is equal to, or greater than, the base galvanized coating.</w:t>
      </w:r>
    </w:p>
    <w:p w14:paraId="67EBF511" w14:textId="77777777" w:rsidR="00D4525A" w:rsidRDefault="00D4525A" w:rsidP="00D2591C">
      <w:pPr>
        <w:pStyle w:val="Heading2"/>
      </w:pPr>
      <w:r>
        <w:t>Field Quality Control</w:t>
      </w:r>
    </w:p>
    <w:p w14:paraId="67EBF512" w14:textId="77777777" w:rsidR="00D4525A" w:rsidRDefault="00D4525A" w:rsidP="00D4525A">
      <w:pPr>
        <w:pStyle w:val="Heading3"/>
      </w:pPr>
      <w:r>
        <w:t>High Strength Bolted Connections</w:t>
      </w:r>
    </w:p>
    <w:p w14:paraId="67EBF513" w14:textId="77777777" w:rsidR="00D4525A" w:rsidRDefault="00D4525A" w:rsidP="00977EE6">
      <w:pPr>
        <w:pStyle w:val="Heading4"/>
      </w:pPr>
      <w:r>
        <w:t>An independent testing agency will be retained by Owner to perform the following inspection and testing in accordance with CAN/CSA S16:</w:t>
      </w:r>
    </w:p>
    <w:p w14:paraId="67EBF514" w14:textId="77777777" w:rsidR="00D4525A" w:rsidRDefault="00D4525A" w:rsidP="00977EE6">
      <w:pPr>
        <w:pStyle w:val="Heading5"/>
      </w:pPr>
      <w:r>
        <w:t>Marking identification and conformance to ASTM standards.</w:t>
      </w:r>
    </w:p>
    <w:p w14:paraId="67EBF515" w14:textId="77777777" w:rsidR="00D4525A" w:rsidRDefault="00D4525A" w:rsidP="00977EE6">
      <w:pPr>
        <w:pStyle w:val="Heading5"/>
      </w:pPr>
      <w:r>
        <w:t>Alignment of bolt holes.</w:t>
      </w:r>
    </w:p>
    <w:p w14:paraId="67EBF516" w14:textId="77777777" w:rsidR="00D4525A" w:rsidRDefault="00D4525A" w:rsidP="00977EE6">
      <w:pPr>
        <w:pStyle w:val="Heading5"/>
      </w:pPr>
      <w:r>
        <w:t>Placement, type, and thickness of hardened washers.</w:t>
      </w:r>
    </w:p>
    <w:p w14:paraId="67EBF517" w14:textId="77777777" w:rsidR="00D4525A" w:rsidRDefault="00D4525A" w:rsidP="00977EE6">
      <w:pPr>
        <w:pStyle w:val="Heading5"/>
      </w:pPr>
      <w:r>
        <w:t>Tightening of bolts.</w:t>
      </w:r>
    </w:p>
    <w:p w14:paraId="67EBF518" w14:textId="77777777" w:rsidR="00D4525A" w:rsidRDefault="00D4525A" w:rsidP="00977EE6">
      <w:pPr>
        <w:pStyle w:val="Heading4"/>
      </w:pPr>
      <w:r>
        <w:t>Bearing Type Connections Not Fully Tensioned (N, X): Snug tight condition with plies of joint in firm contact.</w:t>
      </w:r>
    </w:p>
    <w:p w14:paraId="67EBF519" w14:textId="77777777" w:rsidR="00D4525A" w:rsidRDefault="00D4525A" w:rsidP="00977EE6">
      <w:pPr>
        <w:pStyle w:val="Heading4"/>
      </w:pPr>
      <w:r>
        <w:t>Fully Tensioned (FT) Bearing and Slip Critical (SC) Connections:</w:t>
      </w:r>
    </w:p>
    <w:p w14:paraId="67EBF51A" w14:textId="77777777" w:rsidR="00D4525A" w:rsidRDefault="00D4525A" w:rsidP="00977EE6">
      <w:pPr>
        <w:pStyle w:val="Heading5"/>
      </w:pPr>
      <w:r>
        <w:t>Conduct pre</w:t>
      </w:r>
      <w:r w:rsidR="00977EE6">
        <w:t>-</w:t>
      </w:r>
      <w:r>
        <w:t>installation test.</w:t>
      </w:r>
    </w:p>
    <w:p w14:paraId="67EBF51B" w14:textId="77777777" w:rsidR="00D4525A" w:rsidRDefault="00D4525A" w:rsidP="00977EE6">
      <w:pPr>
        <w:pStyle w:val="Heading5"/>
      </w:pPr>
      <w:r>
        <w:t>Monitor install</w:t>
      </w:r>
      <w:r w:rsidR="000E764D">
        <w:t xml:space="preserve">ation and tightening of </w:t>
      </w:r>
      <w:r>
        <w:t>TC bolts.</w:t>
      </w:r>
    </w:p>
    <w:p w14:paraId="67EBF51C" w14:textId="77777777" w:rsidR="00D4525A" w:rsidRDefault="00D4525A" w:rsidP="00977EE6">
      <w:pPr>
        <w:pStyle w:val="Heading5"/>
      </w:pPr>
      <w:r>
        <w:t>Monitor condition of faying surfaces for slip critical connections.</w:t>
      </w:r>
    </w:p>
    <w:p w14:paraId="67EBF51D" w14:textId="77777777" w:rsidR="00D4525A" w:rsidRDefault="00D4525A" w:rsidP="00977EE6">
      <w:pPr>
        <w:pStyle w:val="Heading4"/>
      </w:pPr>
      <w:r>
        <w:t>Pre</w:t>
      </w:r>
      <w:r w:rsidR="00977EE6">
        <w:t>-</w:t>
      </w:r>
      <w:r>
        <w:t>installation Test:</w:t>
      </w:r>
    </w:p>
    <w:p w14:paraId="67EBF51E" w14:textId="77777777" w:rsidR="00D4525A" w:rsidRDefault="00D4525A" w:rsidP="00977EE6">
      <w:pPr>
        <w:pStyle w:val="Heading5"/>
      </w:pPr>
      <w:r>
        <w:t>Conduct jobsite test prior to start of work using a bolt tension measuring device.</w:t>
      </w:r>
    </w:p>
    <w:p w14:paraId="67EBF51F" w14:textId="77777777" w:rsidR="00D4525A" w:rsidRDefault="00D4525A" w:rsidP="00977EE6">
      <w:pPr>
        <w:pStyle w:val="Heading5"/>
      </w:pPr>
      <w:r>
        <w:t>Select representative sample of not less than three bolts of each diameter, length, and grade.</w:t>
      </w:r>
    </w:p>
    <w:p w14:paraId="67EBF520" w14:textId="77777777" w:rsidR="00D4525A" w:rsidRDefault="00D4525A" w:rsidP="00977EE6">
      <w:pPr>
        <w:pStyle w:val="Heading5"/>
      </w:pPr>
      <w:r>
        <w:t>Include DTIs and flat hardened washers as required to match actual connection assembly.</w:t>
      </w:r>
    </w:p>
    <w:p w14:paraId="67EBF521" w14:textId="41146560" w:rsidR="00D4525A" w:rsidRDefault="00D4525A" w:rsidP="00977EE6">
      <w:pPr>
        <w:pStyle w:val="Heading5"/>
      </w:pPr>
      <w:r>
        <w:lastRenderedPageBreak/>
        <w:t>Conduct test in accordance with Specification for Structural Joints Using ASTM A325</w:t>
      </w:r>
      <w:r w:rsidR="003360C6">
        <w:t>-14</w:t>
      </w:r>
      <w:r>
        <w:t xml:space="preserve"> or A490 Bolts.</w:t>
      </w:r>
    </w:p>
    <w:p w14:paraId="67EBF522" w14:textId="77777777" w:rsidR="00D4525A" w:rsidRDefault="00D4525A" w:rsidP="00977EE6">
      <w:pPr>
        <w:pStyle w:val="Heading4"/>
      </w:pPr>
      <w:r>
        <w:t>Non</w:t>
      </w:r>
      <w:r w:rsidR="00977EE6">
        <w:t>-</w:t>
      </w:r>
      <w:r>
        <w:t>destructive Testing (NDT) Report: Prepare and submit a written NDT report identifying location of inspected bolted connections and summary of corrections as required to meet code acceptance criteria.</w:t>
      </w:r>
    </w:p>
    <w:p w14:paraId="67EBF523" w14:textId="77777777" w:rsidR="00D4525A" w:rsidRDefault="00D4525A" w:rsidP="00977EE6">
      <w:pPr>
        <w:pStyle w:val="Heading4"/>
      </w:pPr>
      <w:r>
        <w:t>Defective Connections: Correct and re-inspect defective and improperly tightened high strength bolted connections. Retest fully tensioned bolts as necessary to demonstrate compliance of completed work.</w:t>
      </w:r>
    </w:p>
    <w:p w14:paraId="67EBF524" w14:textId="77777777" w:rsidR="00D4525A" w:rsidRDefault="00D4525A" w:rsidP="00D4525A">
      <w:pPr>
        <w:pStyle w:val="Heading3"/>
      </w:pPr>
      <w:r>
        <w:t>Welded Connections</w:t>
      </w:r>
    </w:p>
    <w:p w14:paraId="67EBF525" w14:textId="77777777" w:rsidR="00D4525A" w:rsidRDefault="00D4525A" w:rsidP="00977EE6">
      <w:pPr>
        <w:pStyle w:val="Heading4"/>
      </w:pPr>
      <w:r>
        <w:t>An independent testing agency will be retained by Owner to perform the following inspection and testing of field welds.</w:t>
      </w:r>
    </w:p>
    <w:p w14:paraId="67EBF526" w14:textId="77777777" w:rsidR="00D4525A" w:rsidRDefault="00D4525A" w:rsidP="00977EE6">
      <w:pPr>
        <w:pStyle w:val="Heading5"/>
      </w:pPr>
      <w:r>
        <w:t>Groove Welds:</w:t>
      </w:r>
    </w:p>
    <w:p w14:paraId="67EBF527" w14:textId="77777777" w:rsidR="00D4525A" w:rsidRDefault="00D4525A" w:rsidP="00977EE6">
      <w:pPr>
        <w:pStyle w:val="Heading6"/>
      </w:pPr>
      <w:r>
        <w:t>Radiographic (RT) or ultrasonic (UT) testing for 10 percent of randomly selected welds, unless otherwise indicated.</w:t>
      </w:r>
    </w:p>
    <w:p w14:paraId="67EBF528" w14:textId="77777777" w:rsidR="00D4525A" w:rsidRDefault="00D4525A" w:rsidP="00977EE6">
      <w:pPr>
        <w:pStyle w:val="Heading6"/>
      </w:pPr>
      <w:r>
        <w:t>Use RT only for butt joint groove welds.</w:t>
      </w:r>
    </w:p>
    <w:p w14:paraId="67EBF529" w14:textId="77777777" w:rsidR="00977EE6" w:rsidRDefault="00D4525A" w:rsidP="00977EE6">
      <w:pPr>
        <w:pStyle w:val="Heading5"/>
      </w:pPr>
      <w:r>
        <w:t xml:space="preserve">Fillet Welds Larger Than 8 mm: </w:t>
      </w:r>
    </w:p>
    <w:p w14:paraId="67EBF52A" w14:textId="77777777" w:rsidR="00D4525A" w:rsidRDefault="00D4525A" w:rsidP="00977EE6">
      <w:pPr>
        <w:pStyle w:val="Heading6"/>
      </w:pPr>
      <w:r>
        <w:t>Liquid penetrant (PT) or magnetic particle (MT) for 10 percent of randomly selected welds, unless otherwise indicated.</w:t>
      </w:r>
    </w:p>
    <w:p w14:paraId="67EBF52B" w14:textId="77777777" w:rsidR="00977EE6" w:rsidRDefault="00D4525A" w:rsidP="00977EE6">
      <w:pPr>
        <w:pStyle w:val="Heading5"/>
      </w:pPr>
      <w:r>
        <w:t xml:space="preserve">All Welds: </w:t>
      </w:r>
    </w:p>
    <w:p w14:paraId="67EBF52C" w14:textId="77777777" w:rsidR="00D4525A" w:rsidRDefault="00D4525A" w:rsidP="00977EE6">
      <w:pPr>
        <w:pStyle w:val="Heading6"/>
      </w:pPr>
      <w:r>
        <w:t>100 percent visually inspected (VT).]</w:t>
      </w:r>
    </w:p>
    <w:p w14:paraId="67EBF52D" w14:textId="77777777" w:rsidR="00D4525A" w:rsidRDefault="00D4525A" w:rsidP="00D4525A">
      <w:pPr>
        <w:pStyle w:val="Heading3"/>
      </w:pPr>
      <w:r>
        <w:t>Repair and retest defective welds as specified in accordance with CAN/CSA W59.</w:t>
      </w:r>
    </w:p>
    <w:p w14:paraId="67EBF52E" w14:textId="77777777" w:rsidR="00FD652A" w:rsidRDefault="00FD652A" w:rsidP="00883492">
      <w:pPr>
        <w:pStyle w:val="Heading3"/>
        <w:numPr>
          <w:ilvl w:val="0"/>
          <w:numId w:val="0"/>
        </w:numPr>
        <w:ind w:left="2160"/>
      </w:pPr>
    </w:p>
    <w:p w14:paraId="67EBF52F" w14:textId="77777777" w:rsidR="00EC1050" w:rsidRDefault="00EC1050" w:rsidP="00883492">
      <w:pPr>
        <w:pStyle w:val="Heading3"/>
        <w:numPr>
          <w:ilvl w:val="0"/>
          <w:numId w:val="0"/>
        </w:numPr>
        <w:ind w:left="2160"/>
      </w:pPr>
    </w:p>
    <w:p w14:paraId="67EBF530" w14:textId="77777777" w:rsidR="00D65417" w:rsidRDefault="008C5F63" w:rsidP="00962566">
      <w:pPr>
        <w:jc w:val="center"/>
        <w:rPr>
          <w:b/>
        </w:rPr>
      </w:pPr>
      <w:r>
        <w:rPr>
          <w:b/>
        </w:rPr>
        <w:t xml:space="preserve">END OF </w:t>
      </w:r>
      <w:r w:rsidR="00B258C0">
        <w:rPr>
          <w:b/>
        </w:rPr>
        <w:t>SECTION</w:t>
      </w:r>
    </w:p>
    <w:p w14:paraId="67EBF531" w14:textId="77777777" w:rsidR="00027809" w:rsidRDefault="00027809" w:rsidP="003F2A15">
      <w:pPr>
        <w:rPr>
          <w:b/>
        </w:rPr>
      </w:pPr>
    </w:p>
    <w:sectPr w:rsidR="00027809" w:rsidSect="00B73893">
      <w:headerReference w:type="even" r:id="rId12"/>
      <w:headerReference w:type="default" r:id="rId13"/>
      <w:footerReference w:type="default" r:id="rId14"/>
      <w:pgSz w:w="12240" w:h="15840" w:code="1"/>
      <w:pgMar w:top="1440" w:right="72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BF534" w14:textId="77777777" w:rsidR="007B311C" w:rsidRDefault="007B311C">
      <w:r>
        <w:separator/>
      </w:r>
    </w:p>
  </w:endnote>
  <w:endnote w:type="continuationSeparator" w:id="0">
    <w:p w14:paraId="67EBF535" w14:textId="77777777" w:rsidR="007B311C" w:rsidRDefault="007B3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Univers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BF541" w14:textId="77777777" w:rsidR="00814CF5" w:rsidRPr="00832592" w:rsidRDefault="00814CF5" w:rsidP="00977EE6">
    <w:pPr>
      <w:pStyle w:val="Footer"/>
      <w:tabs>
        <w:tab w:val="clear" w:pos="8640"/>
      </w:tabs>
      <w:rPr>
        <w:b/>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BF532" w14:textId="77777777" w:rsidR="007B311C" w:rsidRDefault="007B311C">
      <w:r>
        <w:separator/>
      </w:r>
    </w:p>
  </w:footnote>
  <w:footnote w:type="continuationSeparator" w:id="0">
    <w:p w14:paraId="67EBF533" w14:textId="77777777" w:rsidR="007B311C" w:rsidRDefault="007B31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BF536" w14:textId="77777777" w:rsidR="00AC271E" w:rsidRDefault="002C109E" w:rsidP="00AC271E">
    <w:pPr>
      <w:pStyle w:val="Header"/>
    </w:pPr>
    <w:r>
      <w:rPr>
        <w:b/>
        <w:sz w:val="16"/>
        <w:szCs w:val="16"/>
      </w:rPr>
      <w:pict w14:anchorId="67EBF542">
        <v:rect id="_x0000_i1025" style="width:0;height:1.5pt" o:hralign="center" o:hrstd="t" o:hr="t" fillcolor="#a0a0a0" stroked="f"/>
      </w:pict>
    </w:r>
  </w:p>
  <w:p w14:paraId="67EBF537" w14:textId="77777777" w:rsidR="00AC271E" w:rsidRPr="00AC271E" w:rsidRDefault="00AC271E" w:rsidP="00AC271E">
    <w:pPr>
      <w:pStyle w:val="Header"/>
      <w:rPr>
        <w:sz w:val="22"/>
      </w:rPr>
    </w:pPr>
    <w:r w:rsidRPr="00AC271E">
      <w:rPr>
        <w:sz w:val="22"/>
      </w:rPr>
      <w:t>Section 05120</w:t>
    </w:r>
    <w:r>
      <w:rPr>
        <w:sz w:val="22"/>
      </w:rPr>
      <w:tab/>
    </w:r>
    <w:r>
      <w:rPr>
        <w:sz w:val="22"/>
      </w:rPr>
      <w:tab/>
    </w:r>
    <w:r w:rsidRPr="00AC271E">
      <w:rPr>
        <w:sz w:val="22"/>
      </w:rPr>
      <w:t>CONT</w:t>
    </w:r>
    <w:r>
      <w:rPr>
        <w:sz w:val="22"/>
      </w:rPr>
      <w:t xml:space="preserve">RACT NO. </w:t>
    </w:r>
    <w:r w:rsidRPr="00AC271E">
      <w:rPr>
        <w:sz w:val="22"/>
        <w:highlight w:val="yellow"/>
      </w:rPr>
      <w:t>[Insert Region Number]</w:t>
    </w:r>
  </w:p>
  <w:p w14:paraId="67EBF538" w14:textId="135D3218" w:rsidR="00AC271E" w:rsidRPr="00AC271E" w:rsidRDefault="00AC271E" w:rsidP="00AC271E">
    <w:pPr>
      <w:pStyle w:val="Header"/>
      <w:rPr>
        <w:b/>
        <w:sz w:val="22"/>
      </w:rPr>
    </w:pPr>
    <w:r w:rsidRPr="00AC271E">
      <w:rPr>
        <w:sz w:val="22"/>
      </w:rPr>
      <w:t>201</w:t>
    </w:r>
    <w:r w:rsidR="00D51ED9">
      <w:rPr>
        <w:sz w:val="22"/>
      </w:rPr>
      <w:t>7</w:t>
    </w:r>
    <w:r w:rsidRPr="00AC271E">
      <w:rPr>
        <w:sz w:val="22"/>
      </w:rPr>
      <w:t>-</w:t>
    </w:r>
    <w:r w:rsidR="00B73893">
      <w:rPr>
        <w:sz w:val="22"/>
      </w:rPr>
      <w:t>0</w:t>
    </w:r>
    <w:r w:rsidR="00D51ED9">
      <w:rPr>
        <w:sz w:val="22"/>
      </w:rPr>
      <w:t>5</w:t>
    </w:r>
    <w:r w:rsidR="00B73893">
      <w:rPr>
        <w:sz w:val="22"/>
      </w:rPr>
      <w:t>-</w:t>
    </w:r>
    <w:r w:rsidR="00D51ED9">
      <w:rPr>
        <w:sz w:val="22"/>
      </w:rPr>
      <w:t>02</w:t>
    </w:r>
    <w:r w:rsidRPr="00AC271E">
      <w:rPr>
        <w:sz w:val="22"/>
      </w:rPr>
      <w:tab/>
    </w:r>
    <w:r w:rsidRPr="00AC271E">
      <w:rPr>
        <w:b/>
        <w:sz w:val="22"/>
      </w:rPr>
      <w:t>STRUCTURAL STEEL</w:t>
    </w:r>
  </w:p>
  <w:p w14:paraId="67EBF539" w14:textId="77777777" w:rsidR="00AC271E" w:rsidRPr="00AC271E" w:rsidRDefault="00AC271E" w:rsidP="00AC271E">
    <w:pPr>
      <w:pStyle w:val="Header"/>
      <w:rPr>
        <w:sz w:val="22"/>
      </w:rPr>
    </w:pPr>
    <w:r w:rsidRPr="00AC271E">
      <w:rPr>
        <w:sz w:val="22"/>
      </w:rPr>
      <w:t xml:space="preserve">Page </w:t>
    </w:r>
    <w:r w:rsidR="006D52E0" w:rsidRPr="006A519C">
      <w:rPr>
        <w:rFonts w:cs="Arial"/>
        <w:sz w:val="22"/>
        <w:szCs w:val="20"/>
        <w:lang w:val="en-US" w:eastAsia="en-US"/>
      </w:rPr>
      <w:fldChar w:fldCharType="begin"/>
    </w:r>
    <w:r w:rsidR="006D52E0" w:rsidRPr="006A519C">
      <w:rPr>
        <w:rFonts w:cs="Arial"/>
        <w:sz w:val="22"/>
        <w:szCs w:val="20"/>
        <w:lang w:val="en-US" w:eastAsia="en-US"/>
      </w:rPr>
      <w:instrText xml:space="preserve">PAGE </w:instrText>
    </w:r>
    <w:r w:rsidR="006D52E0" w:rsidRPr="006A519C">
      <w:rPr>
        <w:rFonts w:cs="Arial"/>
        <w:sz w:val="22"/>
        <w:szCs w:val="20"/>
        <w:lang w:val="en-US" w:eastAsia="en-US"/>
      </w:rPr>
      <w:fldChar w:fldCharType="separate"/>
    </w:r>
    <w:r w:rsidR="00D51ED9">
      <w:rPr>
        <w:rFonts w:cs="Arial"/>
        <w:noProof/>
        <w:sz w:val="22"/>
        <w:szCs w:val="20"/>
        <w:lang w:val="en-US" w:eastAsia="en-US"/>
      </w:rPr>
      <w:t>4</w:t>
    </w:r>
    <w:r w:rsidR="006D52E0" w:rsidRPr="006A519C">
      <w:rPr>
        <w:rFonts w:cs="Arial"/>
        <w:sz w:val="22"/>
        <w:szCs w:val="20"/>
        <w:lang w:val="en-US" w:eastAsia="en-US"/>
      </w:rPr>
      <w:fldChar w:fldCharType="end"/>
    </w:r>
    <w:r>
      <w:rPr>
        <w:sz w:val="22"/>
      </w:rPr>
      <w:tab/>
    </w:r>
    <w:r>
      <w:rPr>
        <w:sz w:val="22"/>
      </w:rPr>
      <w:tab/>
    </w:r>
    <w:r w:rsidRPr="00AC271E">
      <w:rPr>
        <w:sz w:val="22"/>
      </w:rPr>
      <w:t xml:space="preserve">DATE:  </w:t>
    </w:r>
    <w:r w:rsidRPr="00AC271E">
      <w:rPr>
        <w:sz w:val="22"/>
        <w:highlight w:val="yellow"/>
      </w:rPr>
      <w:t>[Insert Date, (e.g. Jan., 2000)]</w:t>
    </w:r>
    <w:r w:rsidRPr="00AC271E">
      <w:rPr>
        <w:sz w:val="22"/>
      </w:rPr>
      <w:t xml:space="preserve"> </w:t>
    </w:r>
  </w:p>
  <w:p w14:paraId="67EBF53A" w14:textId="77777777" w:rsidR="00AC271E" w:rsidRDefault="002C109E" w:rsidP="00AC271E">
    <w:pPr>
      <w:pStyle w:val="Header"/>
    </w:pPr>
    <w:r>
      <w:rPr>
        <w:b/>
        <w:sz w:val="16"/>
        <w:szCs w:val="16"/>
      </w:rPr>
      <w:pict w14:anchorId="67EBF543">
        <v:rect id="_x0000_i1026" style="width:0;height:1.5pt"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BF53B" w14:textId="77777777" w:rsidR="0006076F" w:rsidRDefault="002C109E" w:rsidP="00B73893">
    <w:pPr>
      <w:pStyle w:val="Header"/>
      <w:tabs>
        <w:tab w:val="clear" w:pos="8640"/>
        <w:tab w:val="right" w:pos="10080"/>
      </w:tabs>
      <w:rPr>
        <w:b/>
        <w:sz w:val="16"/>
        <w:szCs w:val="16"/>
      </w:rPr>
    </w:pPr>
    <w:r>
      <w:rPr>
        <w:b/>
        <w:sz w:val="16"/>
        <w:szCs w:val="16"/>
      </w:rPr>
      <w:pict w14:anchorId="67EBF544">
        <v:rect id="_x0000_i1027" style="width:0;height:1.5pt" o:hralign="center" o:hrstd="t" o:hr="t" fillcolor="#a0a0a0" stroked="f"/>
      </w:pict>
    </w:r>
  </w:p>
  <w:p w14:paraId="67EBF53C" w14:textId="77777777" w:rsidR="0006076F" w:rsidRPr="00977EE6" w:rsidRDefault="0006076F" w:rsidP="00B73893">
    <w:pPr>
      <w:pStyle w:val="Header"/>
      <w:tabs>
        <w:tab w:val="clear" w:pos="4320"/>
        <w:tab w:val="clear" w:pos="8640"/>
        <w:tab w:val="center" w:pos="5040"/>
        <w:tab w:val="right" w:pos="10080"/>
      </w:tabs>
      <w:rPr>
        <w:rFonts w:asciiTheme="minorHAnsi" w:hAnsiTheme="minorHAnsi"/>
        <w:sz w:val="22"/>
      </w:rPr>
    </w:pPr>
    <w:r w:rsidRPr="00977EE6">
      <w:rPr>
        <w:rFonts w:asciiTheme="minorHAnsi" w:hAnsiTheme="minorHAnsi"/>
        <w:sz w:val="22"/>
      </w:rPr>
      <w:t xml:space="preserve">CONTRACT NO. </w:t>
    </w:r>
    <w:r w:rsidRPr="00AC271E">
      <w:rPr>
        <w:rFonts w:asciiTheme="minorHAnsi" w:hAnsiTheme="minorHAnsi"/>
        <w:sz w:val="22"/>
        <w:highlight w:val="yellow"/>
      </w:rPr>
      <w:t>[Insert Region Number]</w:t>
    </w:r>
    <w:r w:rsidRPr="00977EE6">
      <w:rPr>
        <w:rFonts w:asciiTheme="minorHAnsi" w:hAnsiTheme="minorHAnsi"/>
        <w:b/>
        <w:sz w:val="22"/>
      </w:rPr>
      <w:tab/>
    </w:r>
    <w:r w:rsidRPr="00977EE6">
      <w:rPr>
        <w:rFonts w:asciiTheme="minorHAnsi" w:hAnsiTheme="minorHAnsi"/>
        <w:b/>
        <w:sz w:val="22"/>
      </w:rPr>
      <w:tab/>
    </w:r>
    <w:r w:rsidRPr="00977EE6">
      <w:rPr>
        <w:rFonts w:asciiTheme="minorHAnsi" w:hAnsiTheme="minorHAnsi"/>
        <w:sz w:val="22"/>
      </w:rPr>
      <w:t>Section 05120</w:t>
    </w:r>
  </w:p>
  <w:p w14:paraId="67EBF53D" w14:textId="773C6C49" w:rsidR="0006076F" w:rsidRPr="00977EE6" w:rsidRDefault="0006076F" w:rsidP="00B73893">
    <w:pPr>
      <w:pStyle w:val="Header"/>
      <w:tabs>
        <w:tab w:val="clear" w:pos="4320"/>
        <w:tab w:val="clear" w:pos="8640"/>
        <w:tab w:val="center" w:pos="5040"/>
        <w:tab w:val="right" w:pos="10080"/>
      </w:tabs>
      <w:rPr>
        <w:rFonts w:asciiTheme="minorHAnsi" w:hAnsiTheme="minorHAnsi"/>
        <w:b/>
        <w:sz w:val="22"/>
      </w:rPr>
    </w:pPr>
    <w:r w:rsidRPr="00977EE6">
      <w:rPr>
        <w:rFonts w:asciiTheme="minorHAnsi" w:hAnsiTheme="minorHAnsi"/>
        <w:b/>
        <w:sz w:val="22"/>
      </w:rPr>
      <w:tab/>
      <w:t>STRUCTURAL STEEL</w:t>
    </w:r>
    <w:r w:rsidR="00AC271E">
      <w:rPr>
        <w:rFonts w:asciiTheme="minorHAnsi" w:hAnsiTheme="minorHAnsi"/>
        <w:b/>
        <w:sz w:val="22"/>
      </w:rPr>
      <w:tab/>
    </w:r>
    <w:r w:rsidR="00AC271E" w:rsidRPr="00AC271E">
      <w:rPr>
        <w:rFonts w:asciiTheme="minorHAnsi" w:hAnsiTheme="minorHAnsi"/>
        <w:sz w:val="22"/>
      </w:rPr>
      <w:t>201</w:t>
    </w:r>
    <w:r w:rsidR="00D51ED9">
      <w:rPr>
        <w:rFonts w:asciiTheme="minorHAnsi" w:hAnsiTheme="minorHAnsi"/>
        <w:sz w:val="22"/>
      </w:rPr>
      <w:t>7</w:t>
    </w:r>
    <w:r w:rsidR="00AC271E" w:rsidRPr="00AC271E">
      <w:rPr>
        <w:rFonts w:asciiTheme="minorHAnsi" w:hAnsiTheme="minorHAnsi"/>
        <w:sz w:val="22"/>
      </w:rPr>
      <w:t>-</w:t>
    </w:r>
    <w:r w:rsidR="00B73893">
      <w:rPr>
        <w:rFonts w:asciiTheme="minorHAnsi" w:hAnsiTheme="minorHAnsi"/>
        <w:sz w:val="22"/>
      </w:rPr>
      <w:t>0</w:t>
    </w:r>
    <w:r w:rsidR="00D51ED9">
      <w:rPr>
        <w:rFonts w:asciiTheme="minorHAnsi" w:hAnsiTheme="minorHAnsi"/>
        <w:sz w:val="22"/>
      </w:rPr>
      <w:t>5</w:t>
    </w:r>
    <w:r w:rsidR="00B73893">
      <w:rPr>
        <w:rFonts w:asciiTheme="minorHAnsi" w:hAnsiTheme="minorHAnsi"/>
        <w:sz w:val="22"/>
      </w:rPr>
      <w:t>-</w:t>
    </w:r>
    <w:r w:rsidR="00D51ED9">
      <w:rPr>
        <w:rFonts w:asciiTheme="minorHAnsi" w:hAnsiTheme="minorHAnsi"/>
        <w:sz w:val="22"/>
      </w:rPr>
      <w:t>02</w:t>
    </w:r>
  </w:p>
  <w:p w14:paraId="67EBF53E" w14:textId="77777777" w:rsidR="0006076F" w:rsidRDefault="0006076F" w:rsidP="00B73893">
    <w:pPr>
      <w:pStyle w:val="Header"/>
      <w:tabs>
        <w:tab w:val="clear" w:pos="4320"/>
        <w:tab w:val="clear" w:pos="8640"/>
        <w:tab w:val="center" w:pos="5040"/>
        <w:tab w:val="right" w:pos="10080"/>
      </w:tabs>
      <w:rPr>
        <w:rFonts w:asciiTheme="minorHAnsi" w:hAnsiTheme="minorHAnsi"/>
        <w:b/>
        <w:sz w:val="22"/>
      </w:rPr>
    </w:pPr>
    <w:r w:rsidRPr="00977EE6">
      <w:rPr>
        <w:rFonts w:asciiTheme="minorHAnsi" w:hAnsiTheme="minorHAnsi"/>
        <w:sz w:val="22"/>
      </w:rPr>
      <w:t xml:space="preserve">DATE:  </w:t>
    </w:r>
    <w:r w:rsidRPr="00AC271E">
      <w:rPr>
        <w:rFonts w:asciiTheme="minorHAnsi" w:hAnsiTheme="minorHAnsi"/>
        <w:sz w:val="22"/>
        <w:highlight w:val="yellow"/>
      </w:rPr>
      <w:t>[Insert Date, (e.g. Jan., 2000)]</w:t>
    </w:r>
    <w:r w:rsidRPr="00977EE6">
      <w:rPr>
        <w:rFonts w:asciiTheme="minorHAnsi" w:hAnsiTheme="minorHAnsi"/>
        <w:b/>
        <w:sz w:val="22"/>
      </w:rPr>
      <w:tab/>
    </w:r>
    <w:r w:rsidRPr="00977EE6">
      <w:rPr>
        <w:rFonts w:asciiTheme="minorHAnsi" w:hAnsiTheme="minorHAnsi"/>
        <w:b/>
        <w:sz w:val="22"/>
      </w:rPr>
      <w:tab/>
    </w:r>
    <w:r w:rsidR="006A519C" w:rsidRPr="006A519C">
      <w:rPr>
        <w:rFonts w:cs="Arial"/>
        <w:sz w:val="22"/>
        <w:szCs w:val="20"/>
        <w:lang w:val="en-US" w:eastAsia="en-US"/>
      </w:rPr>
      <w:t xml:space="preserve">Page </w:t>
    </w:r>
    <w:r w:rsidR="006A519C" w:rsidRPr="006A519C">
      <w:rPr>
        <w:rFonts w:cs="Arial"/>
        <w:sz w:val="22"/>
        <w:szCs w:val="20"/>
        <w:lang w:val="en-US" w:eastAsia="en-US"/>
      </w:rPr>
      <w:fldChar w:fldCharType="begin"/>
    </w:r>
    <w:r w:rsidR="006A519C" w:rsidRPr="006A519C">
      <w:rPr>
        <w:rFonts w:cs="Arial"/>
        <w:sz w:val="22"/>
        <w:szCs w:val="20"/>
        <w:lang w:val="en-US" w:eastAsia="en-US"/>
      </w:rPr>
      <w:instrText xml:space="preserve">PAGE </w:instrText>
    </w:r>
    <w:r w:rsidR="006A519C" w:rsidRPr="006A519C">
      <w:rPr>
        <w:rFonts w:cs="Arial"/>
        <w:sz w:val="22"/>
        <w:szCs w:val="20"/>
        <w:lang w:val="en-US" w:eastAsia="en-US"/>
      </w:rPr>
      <w:fldChar w:fldCharType="separate"/>
    </w:r>
    <w:r w:rsidR="00D51ED9">
      <w:rPr>
        <w:rFonts w:cs="Arial"/>
        <w:noProof/>
        <w:sz w:val="22"/>
        <w:szCs w:val="20"/>
        <w:lang w:val="en-US" w:eastAsia="en-US"/>
      </w:rPr>
      <w:t>3</w:t>
    </w:r>
    <w:r w:rsidR="006A519C" w:rsidRPr="006A519C">
      <w:rPr>
        <w:rFonts w:cs="Arial"/>
        <w:sz w:val="22"/>
        <w:szCs w:val="20"/>
        <w:lang w:val="en-US" w:eastAsia="en-US"/>
      </w:rPr>
      <w:fldChar w:fldCharType="end"/>
    </w:r>
    <w:r w:rsidR="006A519C" w:rsidRPr="006A519C">
      <w:rPr>
        <w:rFonts w:cs="Arial"/>
        <w:sz w:val="22"/>
        <w:szCs w:val="20"/>
        <w:lang w:val="en-US" w:eastAsia="en-US"/>
      </w:rPr>
      <w:t xml:space="preserve"> </w:t>
    </w:r>
    <w:r w:rsidRPr="00977EE6">
      <w:rPr>
        <w:rFonts w:asciiTheme="minorHAnsi" w:hAnsiTheme="minorHAnsi"/>
        <w:b/>
        <w:sz w:val="22"/>
      </w:rPr>
      <w:t xml:space="preserve">  </w:t>
    </w:r>
  </w:p>
  <w:p w14:paraId="67EBF53F" w14:textId="77777777" w:rsidR="0006076F" w:rsidRPr="00977EE6" w:rsidRDefault="002C109E" w:rsidP="00977EE6">
    <w:pPr>
      <w:pStyle w:val="Header"/>
      <w:tabs>
        <w:tab w:val="clear" w:pos="8640"/>
        <w:tab w:val="right" w:pos="9000"/>
      </w:tabs>
      <w:rPr>
        <w:rFonts w:asciiTheme="minorHAnsi" w:hAnsiTheme="minorHAnsi"/>
        <w:b/>
        <w:sz w:val="22"/>
      </w:rPr>
    </w:pPr>
    <w:r>
      <w:rPr>
        <w:b/>
        <w:sz w:val="16"/>
        <w:szCs w:val="16"/>
      </w:rPr>
      <w:pict w14:anchorId="67EBF545">
        <v:rect id="_x0000_i1028" style="width:0;height:1.5pt" o:hralign="center" o:hrstd="t" o:hr="t" fillcolor="#a0a0a0" stroked="f"/>
      </w:pict>
    </w:r>
  </w:p>
  <w:p w14:paraId="67EBF540" w14:textId="77777777" w:rsidR="00814CF5" w:rsidRPr="00977EE6" w:rsidRDefault="00814CF5" w:rsidP="00977EE6">
    <w:pPr>
      <w:pStyle w:val="Header"/>
      <w:rPr>
        <w:rFonts w:asciiTheme="minorHAnsi" w:hAnsiTheme="minorHAnsi"/>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B33C7"/>
    <w:multiLevelType w:val="multilevel"/>
    <w:tmpl w:val="21122460"/>
    <w:lvl w:ilvl="0">
      <w:start w:val="1"/>
      <w:numFmt w:val="decimal"/>
      <w:lvlText w:val="%1."/>
      <w:lvlJc w:val="left"/>
      <w:pPr>
        <w:tabs>
          <w:tab w:val="num" w:pos="0"/>
        </w:tabs>
        <w:ind w:left="720" w:hanging="720"/>
      </w:pPr>
      <w:rPr>
        <w:rFonts w:ascii="Times New Roman" w:hAnsi="Times New Roman" w:hint="default"/>
        <w:u w:val="none"/>
      </w:rPr>
    </w:lvl>
    <w:lvl w:ilvl="1">
      <w:start w:val="1"/>
      <w:numFmt w:val="decimal"/>
      <w:lvlText w:val="%1.%2"/>
      <w:lvlJc w:val="left"/>
      <w:pPr>
        <w:tabs>
          <w:tab w:val="num" w:pos="0"/>
        </w:tabs>
        <w:ind w:left="1440" w:hanging="720"/>
      </w:pPr>
      <w:rPr>
        <w:rFonts w:ascii="Times New Roman" w:hAnsi="Times New Roman" w:hint="default"/>
        <w:sz w:val="20"/>
        <w:szCs w:val="20"/>
        <w:u w:val="none"/>
      </w:rPr>
    </w:lvl>
    <w:lvl w:ilvl="2">
      <w:start w:val="1"/>
      <w:numFmt w:val="decimal"/>
      <w:lvlText w:val="%1.%2.%3"/>
      <w:lvlJc w:val="left"/>
      <w:pPr>
        <w:tabs>
          <w:tab w:val="num" w:pos="720"/>
        </w:tabs>
        <w:ind w:left="2160" w:hanging="720"/>
      </w:pPr>
      <w:rPr>
        <w:rFonts w:ascii="Times New Roman" w:hAnsi="Times New Roman" w:hint="default"/>
      </w:rPr>
    </w:lvl>
    <w:lvl w:ilvl="3">
      <w:start w:val="1"/>
      <w:numFmt w:val="decimal"/>
      <w:lvlText w:val=".%4"/>
      <w:lvlJc w:val="left"/>
      <w:pPr>
        <w:tabs>
          <w:tab w:val="num" w:pos="2880"/>
        </w:tabs>
        <w:ind w:left="2880" w:hanging="720"/>
      </w:pPr>
      <w:rPr>
        <w:rFonts w:ascii="Times New Roman" w:hAnsi="Times New Roman" w:hint="default"/>
        <w:b w:val="0"/>
        <w:i w:val="0"/>
        <w:sz w:val="20"/>
        <w:szCs w:val="20"/>
      </w:rPr>
    </w:lvl>
    <w:lvl w:ilvl="4">
      <w:start w:val="1"/>
      <w:numFmt w:val="decimal"/>
      <w:lvlText w:val=".%5"/>
      <w:lvlJc w:val="left"/>
      <w:pPr>
        <w:tabs>
          <w:tab w:val="num" w:pos="1008"/>
        </w:tabs>
        <w:ind w:left="1008" w:hanging="1008"/>
      </w:pPr>
      <w:rPr>
        <w:rFonts w:ascii="Times New Roman" w:hAnsi="Times New Roman" w:hint="default"/>
      </w:rPr>
    </w:lvl>
    <w:lvl w:ilvl="5">
      <w:start w:val="1"/>
      <w:numFmt w:val="decimal"/>
      <w:lvlText w:val=".%6"/>
      <w:lvlJc w:val="left"/>
      <w:pPr>
        <w:tabs>
          <w:tab w:val="num" w:pos="1152"/>
        </w:tabs>
        <w:ind w:left="1152" w:hanging="1152"/>
      </w:pPr>
      <w:rPr>
        <w:rFonts w:ascii="Times New Roman" w:hAnsi="Times New Roman" w:hint="default"/>
        <w:sz w:val="20"/>
        <w:szCs w:val="20"/>
      </w:rPr>
    </w:lvl>
    <w:lvl w:ilvl="6">
      <w:start w:val="1"/>
      <w:numFmt w:val="decimal"/>
      <w:lvlText w:val=".%7"/>
      <w:lvlJc w:val="left"/>
      <w:pPr>
        <w:tabs>
          <w:tab w:val="num" w:pos="1296"/>
        </w:tabs>
        <w:ind w:left="1296" w:hanging="1296"/>
      </w:pPr>
      <w:rPr>
        <w:rFonts w:ascii="Times New Roman" w:hAnsi="Times New Roman" w:hint="default"/>
        <w:sz w:val="20"/>
        <w:szCs w:val="20"/>
      </w:rPr>
    </w:lvl>
    <w:lvl w:ilvl="7">
      <w:start w:val="1"/>
      <w:numFmt w:val="decimal"/>
      <w:lvlText w:val=".%7"/>
      <w:lvlJc w:val="left"/>
      <w:pPr>
        <w:tabs>
          <w:tab w:val="num" w:pos="5760"/>
        </w:tabs>
        <w:ind w:left="576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2870592"/>
    <w:multiLevelType w:val="multilevel"/>
    <w:tmpl w:val="A8BEF8E6"/>
    <w:lvl w:ilvl="0">
      <w:start w:val="1"/>
      <w:numFmt w:val="decimal"/>
      <w:lvlText w:val="PART %1."/>
      <w:lvlJc w:val="left"/>
      <w:pPr>
        <w:tabs>
          <w:tab w:val="num" w:pos="432"/>
        </w:tabs>
        <w:ind w:left="432" w:hanging="432"/>
      </w:pPr>
      <w:rPr>
        <w:rFonts w:ascii="Calibri" w:hAnsi="Calibri"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2430"/>
        </w:tabs>
        <w:ind w:left="-2430" w:firstLine="28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64"/>
        </w:tabs>
        <w:ind w:left="864" w:firstLine="345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720"/>
        </w:tabs>
        <w:ind w:left="720" w:firstLine="4320"/>
      </w:pPr>
      <w:rPr>
        <w:rFonts w:hint="default"/>
      </w:rPr>
    </w:lvl>
    <w:lvl w:ilvl="5">
      <w:start w:val="1"/>
      <w:numFmt w:val="decimal"/>
      <w:lvlText w:val=".%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833558"/>
    <w:multiLevelType w:val="multilevel"/>
    <w:tmpl w:val="6F6CE950"/>
    <w:lvl w:ilvl="0">
      <w:start w:val="1"/>
      <w:numFmt w:val="decimal"/>
      <w:pStyle w:val="SpecHeading1"/>
      <w:suff w:val="nothing"/>
      <w:lvlText w:val="PART %1  -"/>
      <w:lvlJc w:val="left"/>
      <w:pPr>
        <w:ind w:left="288" w:hanging="288"/>
      </w:pPr>
      <w:rPr>
        <w:rFonts w:ascii="Univers" w:hAnsi="Univers" w:hint="default"/>
        <w:sz w:val="22"/>
        <w:szCs w:val="22"/>
        <w:u w:val="single"/>
      </w:rPr>
    </w:lvl>
    <w:lvl w:ilvl="1">
      <w:start w:val="1"/>
      <w:numFmt w:val="decimal"/>
      <w:pStyle w:val="SpecHeading2"/>
      <w:lvlText w:val="%1.%2"/>
      <w:lvlJc w:val="left"/>
      <w:pPr>
        <w:tabs>
          <w:tab w:val="num" w:pos="720"/>
        </w:tabs>
        <w:ind w:left="720" w:hanging="720"/>
      </w:pPr>
      <w:rPr>
        <w:rFonts w:hint="default"/>
        <w:u w:val="none"/>
      </w:rPr>
    </w:lvl>
    <w:lvl w:ilvl="2">
      <w:start w:val="1"/>
      <w:numFmt w:val="decimal"/>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decimal"/>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1B01253"/>
    <w:multiLevelType w:val="multilevel"/>
    <w:tmpl w:val="10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3C913AE"/>
    <w:multiLevelType w:val="multilevel"/>
    <w:tmpl w:val="D5D01CCA"/>
    <w:lvl w:ilvl="0">
      <w:start w:val="1"/>
      <w:numFmt w:val="decimal"/>
      <w:lvlText w:val="PART %1."/>
      <w:lvlJc w:val="left"/>
      <w:pPr>
        <w:tabs>
          <w:tab w:val="num" w:pos="720"/>
        </w:tabs>
        <w:ind w:left="720" w:hanging="720"/>
      </w:pPr>
      <w:rPr>
        <w:rFonts w:ascii="Calibri" w:hAnsi="Calibri" w:hint="default"/>
        <w:b w:val="0"/>
        <w:i w:val="0"/>
        <w:sz w:val="22"/>
      </w:rPr>
    </w:lvl>
    <w:lvl w:ilvl="1">
      <w:start w:val="1"/>
      <w:numFmt w:val="decimal"/>
      <w:lvlText w:val="%1.%2"/>
      <w:lvlJc w:val="left"/>
      <w:pPr>
        <w:tabs>
          <w:tab w:val="num" w:pos="720"/>
        </w:tabs>
        <w:ind w:left="720" w:hanging="720"/>
      </w:pPr>
      <w:rPr>
        <w:rFonts w:ascii="Calibri" w:hAnsi="Calibri" w:hint="default"/>
        <w:b w:val="0"/>
        <w:i w:val="0"/>
        <w:sz w:val="22"/>
      </w:rPr>
    </w:lvl>
    <w:lvl w:ilvl="2">
      <w:start w:val="1"/>
      <w:numFmt w:val="decimal"/>
      <w:lvlText w:val=".%3"/>
      <w:lvlJc w:val="left"/>
      <w:pPr>
        <w:tabs>
          <w:tab w:val="num" w:pos="1440"/>
        </w:tabs>
        <w:ind w:left="1440" w:hanging="720"/>
      </w:pPr>
      <w:rPr>
        <w:rFonts w:ascii="Calibri" w:hAnsi="Calibri" w:hint="default"/>
        <w:color w:val="000000"/>
        <w:sz w:val="22"/>
      </w:rPr>
    </w:lvl>
    <w:lvl w:ilvl="3">
      <w:start w:val="1"/>
      <w:numFmt w:val="decimal"/>
      <w:lvlText w:val=".%4"/>
      <w:lvlJc w:val="left"/>
      <w:pPr>
        <w:tabs>
          <w:tab w:val="num" w:pos="2160"/>
        </w:tabs>
        <w:ind w:left="2160" w:hanging="720"/>
      </w:pPr>
      <w:rPr>
        <w:rFonts w:ascii="Calibri" w:hAnsi="Calibri" w:hint="default"/>
        <w:b w:val="0"/>
        <w:i w:val="0"/>
        <w:sz w:val="22"/>
      </w:rPr>
    </w:lvl>
    <w:lvl w:ilvl="4">
      <w:start w:val="1"/>
      <w:numFmt w:val="decimal"/>
      <w:lvlText w:val=".%5"/>
      <w:lvlJc w:val="left"/>
      <w:pPr>
        <w:tabs>
          <w:tab w:val="num" w:pos="2880"/>
        </w:tabs>
        <w:ind w:left="2880" w:hanging="720"/>
      </w:pPr>
      <w:rPr>
        <w:rFonts w:ascii="Calibri" w:hAnsi="Calibri" w:hint="default"/>
        <w:b w:val="0"/>
        <w:i w:val="0"/>
        <w:sz w:val="22"/>
      </w:rPr>
    </w:lvl>
    <w:lvl w:ilvl="5">
      <w:start w:val="1"/>
      <w:numFmt w:val="decimal"/>
      <w:lvlText w:val=".%6"/>
      <w:lvlJc w:val="left"/>
      <w:pPr>
        <w:tabs>
          <w:tab w:val="num" w:pos="3600"/>
        </w:tabs>
        <w:ind w:left="3600" w:hanging="720"/>
      </w:pPr>
      <w:rPr>
        <w:rFonts w:ascii="Calibri" w:hAnsi="Calibri" w:hint="default"/>
        <w:b w:val="0"/>
        <w:i w:val="0"/>
        <w:sz w:val="22"/>
      </w:rPr>
    </w:lvl>
    <w:lvl w:ilvl="6">
      <w:start w:val="1"/>
      <w:numFmt w:val="decimal"/>
      <w:lvlText w:val=".%7"/>
      <w:lvlJc w:val="left"/>
      <w:pPr>
        <w:tabs>
          <w:tab w:val="num" w:pos="4320"/>
        </w:tabs>
        <w:ind w:left="4320" w:hanging="720"/>
      </w:pPr>
      <w:rPr>
        <w:rFonts w:ascii="Calibri" w:hAnsi="Calibri" w:hint="default"/>
        <w:b w:val="0"/>
        <w:i w:val="0"/>
        <w:sz w:val="22"/>
      </w:rPr>
    </w:lvl>
    <w:lvl w:ilvl="7">
      <w:start w:val="1"/>
      <w:numFmt w:val="decimal"/>
      <w:lvlText w:val=".%8"/>
      <w:lvlJc w:val="left"/>
      <w:pPr>
        <w:tabs>
          <w:tab w:val="num" w:pos="5040"/>
        </w:tabs>
        <w:ind w:left="5040" w:hanging="720"/>
      </w:pPr>
      <w:rPr>
        <w:rFonts w:ascii="Calibri" w:hAnsi="Calibri" w:hint="default"/>
        <w:b w:val="0"/>
        <w:i w:val="0"/>
        <w:sz w:val="22"/>
      </w:rPr>
    </w:lvl>
    <w:lvl w:ilvl="8">
      <w:start w:val="1"/>
      <w:numFmt w:val="decimal"/>
      <w:lvlText w:val=".%9"/>
      <w:lvlJc w:val="left"/>
      <w:pPr>
        <w:tabs>
          <w:tab w:val="num" w:pos="5760"/>
        </w:tabs>
        <w:ind w:left="5760" w:hanging="720"/>
      </w:pPr>
      <w:rPr>
        <w:rFonts w:ascii="Calibri" w:hAnsi="Calibri" w:hint="default"/>
        <w:b w:val="0"/>
        <w:i w:val="0"/>
        <w:sz w:val="22"/>
      </w:rPr>
    </w:lvl>
  </w:abstractNum>
  <w:abstractNum w:abstractNumId="6" w15:restartNumberingAfterBreak="0">
    <w:nsid w:val="39EC5693"/>
    <w:multiLevelType w:val="hybridMultilevel"/>
    <w:tmpl w:val="40985B56"/>
    <w:lvl w:ilvl="0" w:tplc="D89C515E">
      <w:start w:val="1"/>
      <w:numFmt w:val="decimal"/>
      <w:lvlText w:val=".%1"/>
      <w:lvlJc w:val="left"/>
      <w:pPr>
        <w:ind w:left="28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465575FD"/>
    <w:multiLevelType w:val="multilevel"/>
    <w:tmpl w:val="95E6FE54"/>
    <w:lvl w:ilvl="0">
      <w:start w:val="1"/>
      <w:numFmt w:val="decimal"/>
      <w:pStyle w:val="Heading1"/>
      <w:lvlText w:val="PART %1."/>
      <w:lvlJc w:val="left"/>
      <w:pPr>
        <w:tabs>
          <w:tab w:val="num" w:pos="720"/>
        </w:tabs>
        <w:ind w:left="720" w:hanging="720"/>
      </w:pPr>
      <w:rPr>
        <w:rFonts w:ascii="Calibri" w:hAnsi="Calibri" w:hint="default"/>
        <w:b w:val="0"/>
        <w:i w:val="0"/>
        <w:sz w:val="22"/>
      </w:rPr>
    </w:lvl>
    <w:lvl w:ilvl="1">
      <w:start w:val="1"/>
      <w:numFmt w:val="decimal"/>
      <w:pStyle w:val="Heading2"/>
      <w:lvlText w:val="%1.%2"/>
      <w:lvlJc w:val="left"/>
      <w:pPr>
        <w:tabs>
          <w:tab w:val="num" w:pos="720"/>
        </w:tabs>
        <w:ind w:left="720" w:hanging="720"/>
      </w:pPr>
      <w:rPr>
        <w:rFonts w:ascii="Calibri" w:hAnsi="Calibri" w:hint="default"/>
        <w:b w:val="0"/>
        <w:i w:val="0"/>
        <w:sz w:val="22"/>
      </w:rPr>
    </w:lvl>
    <w:lvl w:ilvl="2">
      <w:start w:val="1"/>
      <w:numFmt w:val="decimal"/>
      <w:pStyle w:val="Heading3"/>
      <w:lvlText w:val=".%3"/>
      <w:lvlJc w:val="left"/>
      <w:pPr>
        <w:tabs>
          <w:tab w:val="num" w:pos="1440"/>
        </w:tabs>
        <w:ind w:left="1440" w:hanging="720"/>
      </w:pPr>
      <w:rPr>
        <w:rFonts w:ascii="Calibri" w:hAnsi="Calibri" w:hint="default"/>
        <w:b w:val="0"/>
        <w:color w:val="000000"/>
        <w:sz w:val="22"/>
      </w:rPr>
    </w:lvl>
    <w:lvl w:ilvl="3">
      <w:start w:val="1"/>
      <w:numFmt w:val="decimal"/>
      <w:pStyle w:val="Heading4"/>
      <w:lvlText w:val=".%4"/>
      <w:lvlJc w:val="left"/>
      <w:pPr>
        <w:tabs>
          <w:tab w:val="num" w:pos="2160"/>
        </w:tabs>
        <w:ind w:left="2160" w:hanging="720"/>
      </w:pPr>
      <w:rPr>
        <w:rFonts w:ascii="Calibri" w:hAnsi="Calibri" w:hint="default"/>
        <w:b w:val="0"/>
        <w:i w:val="0"/>
        <w:sz w:val="22"/>
      </w:rPr>
    </w:lvl>
    <w:lvl w:ilvl="4">
      <w:start w:val="1"/>
      <w:numFmt w:val="decimal"/>
      <w:pStyle w:val="Heading5"/>
      <w:lvlText w:val=".%5"/>
      <w:lvlJc w:val="left"/>
      <w:pPr>
        <w:tabs>
          <w:tab w:val="num" w:pos="2880"/>
        </w:tabs>
        <w:ind w:left="2880" w:hanging="720"/>
      </w:pPr>
      <w:rPr>
        <w:rFonts w:ascii="Calibri" w:hAnsi="Calibri" w:hint="default"/>
        <w:b w:val="0"/>
        <w:i w:val="0"/>
        <w:sz w:val="22"/>
      </w:rPr>
    </w:lvl>
    <w:lvl w:ilvl="5">
      <w:start w:val="1"/>
      <w:numFmt w:val="decimal"/>
      <w:pStyle w:val="Heading6"/>
      <w:lvlText w:val=".%6"/>
      <w:lvlJc w:val="left"/>
      <w:pPr>
        <w:tabs>
          <w:tab w:val="num" w:pos="3600"/>
        </w:tabs>
        <w:ind w:left="3600" w:hanging="720"/>
      </w:pPr>
      <w:rPr>
        <w:rFonts w:ascii="Calibri" w:hAnsi="Calibri" w:hint="default"/>
        <w:b w:val="0"/>
        <w:i w:val="0"/>
        <w:sz w:val="22"/>
      </w:rPr>
    </w:lvl>
    <w:lvl w:ilvl="6">
      <w:start w:val="1"/>
      <w:numFmt w:val="decimal"/>
      <w:pStyle w:val="Heading7"/>
      <w:lvlText w:val=".%7"/>
      <w:lvlJc w:val="left"/>
      <w:pPr>
        <w:tabs>
          <w:tab w:val="num" w:pos="4320"/>
        </w:tabs>
        <w:ind w:left="4320" w:hanging="720"/>
      </w:pPr>
      <w:rPr>
        <w:rFonts w:ascii="Calibri" w:hAnsi="Calibri" w:hint="default"/>
        <w:b w:val="0"/>
        <w:i w:val="0"/>
        <w:sz w:val="22"/>
      </w:rPr>
    </w:lvl>
    <w:lvl w:ilvl="7">
      <w:start w:val="1"/>
      <w:numFmt w:val="decimal"/>
      <w:lvlText w:val=".%8"/>
      <w:lvlJc w:val="left"/>
      <w:pPr>
        <w:tabs>
          <w:tab w:val="num" w:pos="5040"/>
        </w:tabs>
        <w:ind w:left="5040" w:hanging="720"/>
      </w:pPr>
      <w:rPr>
        <w:rFonts w:ascii="Calibri" w:hAnsi="Calibri" w:hint="default"/>
        <w:b w:val="0"/>
        <w:i w:val="0"/>
        <w:sz w:val="22"/>
      </w:rPr>
    </w:lvl>
    <w:lvl w:ilvl="8">
      <w:start w:val="1"/>
      <w:numFmt w:val="decimal"/>
      <w:lvlText w:val=".%9"/>
      <w:lvlJc w:val="left"/>
      <w:pPr>
        <w:tabs>
          <w:tab w:val="num" w:pos="5760"/>
        </w:tabs>
        <w:ind w:left="5760" w:hanging="720"/>
      </w:pPr>
      <w:rPr>
        <w:rFonts w:ascii="Calibri" w:hAnsi="Calibri" w:hint="default"/>
        <w:b w:val="0"/>
        <w:i w:val="0"/>
        <w:sz w:val="22"/>
      </w:rPr>
    </w:lvl>
  </w:abstractNum>
  <w:abstractNum w:abstractNumId="8" w15:restartNumberingAfterBreak="0">
    <w:nsid w:val="524606EC"/>
    <w:multiLevelType w:val="hybridMultilevel"/>
    <w:tmpl w:val="58D8BF86"/>
    <w:lvl w:ilvl="0" w:tplc="70DE87BC">
      <w:start w:val="1"/>
      <w:numFmt w:val="decimal"/>
      <w:pStyle w:val="List2"/>
      <w:lvlText w:val="%1."/>
      <w:lvlJc w:val="left"/>
      <w:pPr>
        <w:tabs>
          <w:tab w:val="num" w:pos="3600"/>
        </w:tabs>
        <w:ind w:left="36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59B7087"/>
    <w:multiLevelType w:val="hybridMultilevel"/>
    <w:tmpl w:val="B186E188"/>
    <w:lvl w:ilvl="0" w:tplc="1436BF48">
      <w:start w:val="1"/>
      <w:numFmt w:val="decimal"/>
      <w:pStyle w:val="List"/>
      <w:lvlText w:val="%1."/>
      <w:lvlJc w:val="left"/>
      <w:pPr>
        <w:tabs>
          <w:tab w:val="num" w:pos="2880"/>
        </w:tabs>
        <w:ind w:left="2880" w:hanging="720"/>
      </w:pPr>
      <w:rPr>
        <w:rFont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15:restartNumberingAfterBreak="0">
    <w:nsid w:val="5DD041F2"/>
    <w:multiLevelType w:val="hybridMultilevel"/>
    <w:tmpl w:val="2D660EA6"/>
    <w:lvl w:ilvl="0" w:tplc="04090001">
      <w:start w:val="1"/>
      <w:numFmt w:val="bullet"/>
      <w:lvlText w:val=""/>
      <w:lvlJc w:val="left"/>
      <w:pPr>
        <w:ind w:left="2880" w:hanging="360"/>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6A7557F2"/>
    <w:multiLevelType w:val="multilevel"/>
    <w:tmpl w:val="75CED6F4"/>
    <w:lvl w:ilvl="0">
      <w:start w:val="1"/>
      <w:numFmt w:val="decimal"/>
      <w:lvlText w:val="%1."/>
      <w:lvlJc w:val="left"/>
      <w:pPr>
        <w:tabs>
          <w:tab w:val="num" w:pos="0"/>
        </w:tabs>
        <w:ind w:left="720" w:hanging="720"/>
      </w:pPr>
      <w:rPr>
        <w:rFonts w:ascii="Times New Roman" w:hAnsi="Times New Roman" w:hint="default"/>
        <w:u w:val="none"/>
      </w:rPr>
    </w:lvl>
    <w:lvl w:ilvl="1">
      <w:start w:val="1"/>
      <w:numFmt w:val="decimal"/>
      <w:lvlText w:val="%1.%2"/>
      <w:lvlJc w:val="left"/>
      <w:pPr>
        <w:tabs>
          <w:tab w:val="num" w:pos="0"/>
        </w:tabs>
        <w:ind w:left="1440" w:hanging="720"/>
      </w:pPr>
      <w:rPr>
        <w:rFonts w:ascii="Times New Roman" w:hAnsi="Times New Roman" w:hint="default"/>
        <w:sz w:val="20"/>
        <w:szCs w:val="20"/>
        <w:u w:val="none"/>
      </w:rPr>
    </w:lvl>
    <w:lvl w:ilvl="2">
      <w:start w:val="1"/>
      <w:numFmt w:val="decimal"/>
      <w:lvlText w:val="%1.%2.%3"/>
      <w:lvlJc w:val="left"/>
      <w:pPr>
        <w:tabs>
          <w:tab w:val="num" w:pos="720"/>
        </w:tabs>
        <w:ind w:left="2160" w:hanging="720"/>
      </w:pPr>
      <w:rPr>
        <w:rFonts w:ascii="Times New Roman" w:hAnsi="Times New Roman" w:hint="default"/>
      </w:rPr>
    </w:lvl>
    <w:lvl w:ilvl="3">
      <w:start w:val="1"/>
      <w:numFmt w:val="decimal"/>
      <w:lvlText w:val=".%4"/>
      <w:lvlJc w:val="left"/>
      <w:pPr>
        <w:tabs>
          <w:tab w:val="num" w:pos="2880"/>
        </w:tabs>
        <w:ind w:left="288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3600"/>
        </w:tabs>
        <w:ind w:left="3600" w:hanging="720"/>
      </w:pPr>
      <w:rPr>
        <w:rFonts w:ascii="Times New Roman" w:hAnsi="Times New Roman" w:hint="default"/>
        <w:b w:val="0"/>
        <w:i w:val="0"/>
        <w:color w:val="auto"/>
        <w:sz w:val="20"/>
        <w:szCs w:val="20"/>
      </w:rPr>
    </w:lvl>
    <w:lvl w:ilvl="5">
      <w:start w:val="1"/>
      <w:numFmt w:val="lowerLetter"/>
      <w:lvlText w:val="%6."/>
      <w:lvlJc w:val="left"/>
      <w:pPr>
        <w:tabs>
          <w:tab w:val="num" w:pos="4320"/>
        </w:tabs>
        <w:ind w:left="4320" w:hanging="720"/>
      </w:pPr>
      <w:rPr>
        <w:rFonts w:ascii="Times New Roman" w:eastAsia="Times New Roman" w:hAnsi="Times New Roman" w:cs="Times New Roman"/>
        <w:b w:val="0"/>
        <w:i w:val="0"/>
        <w:color w:val="auto"/>
        <w:sz w:val="20"/>
        <w:szCs w:val="20"/>
      </w:rPr>
    </w:lvl>
    <w:lvl w:ilvl="6">
      <w:start w:val="1"/>
      <w:numFmt w:val="decimal"/>
      <w:lvlText w:val=".%7"/>
      <w:lvlJc w:val="left"/>
      <w:pPr>
        <w:tabs>
          <w:tab w:val="num" w:pos="5040"/>
        </w:tabs>
        <w:ind w:left="5040" w:hanging="720"/>
      </w:pPr>
      <w:rPr>
        <w:rFonts w:ascii="Times New Roman" w:hAnsi="Times New Roman" w:hint="default"/>
        <w:b w:val="0"/>
        <w:i w:val="0"/>
        <w:color w:val="auto"/>
        <w:sz w:val="20"/>
        <w:szCs w:val="20"/>
      </w:rPr>
    </w:lvl>
    <w:lvl w:ilvl="7">
      <w:start w:val="1"/>
      <w:numFmt w:val="decimal"/>
      <w:lvlText w:val=".%7"/>
      <w:lvlJc w:val="left"/>
      <w:pPr>
        <w:tabs>
          <w:tab w:val="num" w:pos="5760"/>
        </w:tabs>
        <w:ind w:left="576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6FC653F4"/>
    <w:multiLevelType w:val="multilevel"/>
    <w:tmpl w:val="93E2BC50"/>
    <w:lvl w:ilvl="0">
      <w:start w:val="1"/>
      <w:numFmt w:val="decimal"/>
      <w:pStyle w:val="SPECText1"/>
      <w:suff w:val="space"/>
      <w:lvlText w:val="PART %1"/>
      <w:lvlJc w:val="left"/>
      <w:pPr>
        <w:ind w:left="0" w:firstLine="0"/>
      </w:pPr>
    </w:lvl>
    <w:lvl w:ilvl="1">
      <w:start w:val="1"/>
      <w:numFmt w:val="decimal"/>
      <w:pStyle w:val="SPECText2"/>
      <w:lvlText w:val="%1.%2"/>
      <w:lvlJc w:val="left"/>
      <w:pPr>
        <w:tabs>
          <w:tab w:val="num" w:pos="720"/>
        </w:tabs>
        <w:ind w:left="720" w:hanging="720"/>
      </w:pPr>
    </w:lvl>
    <w:lvl w:ilvl="2">
      <w:start w:val="1"/>
      <w:numFmt w:val="upperLetter"/>
      <w:pStyle w:val="SPECText3"/>
      <w:lvlText w:val="%3."/>
      <w:lvlJc w:val="left"/>
      <w:pPr>
        <w:tabs>
          <w:tab w:val="num" w:pos="1440"/>
        </w:tabs>
        <w:ind w:left="1440" w:hanging="720"/>
      </w:pPr>
    </w:lvl>
    <w:lvl w:ilvl="3">
      <w:start w:val="1"/>
      <w:numFmt w:val="decimal"/>
      <w:pStyle w:val="SPECText4"/>
      <w:lvlText w:val="%4."/>
      <w:lvlJc w:val="left"/>
      <w:pPr>
        <w:tabs>
          <w:tab w:val="num" w:pos="2160"/>
        </w:tabs>
        <w:ind w:left="2160" w:hanging="720"/>
      </w:pPr>
    </w:lvl>
    <w:lvl w:ilvl="4">
      <w:start w:val="1"/>
      <w:numFmt w:val="lowerLetter"/>
      <w:pStyle w:val="SPECText5"/>
      <w:lvlText w:val="%5."/>
      <w:lvlJc w:val="left"/>
      <w:pPr>
        <w:tabs>
          <w:tab w:val="num" w:pos="2880"/>
        </w:tabs>
        <w:ind w:left="2880" w:hanging="720"/>
      </w:pPr>
    </w:lvl>
    <w:lvl w:ilvl="5">
      <w:start w:val="1"/>
      <w:numFmt w:val="decimal"/>
      <w:pStyle w:val="SPECText6"/>
      <w:lvlText w:val="%6)"/>
      <w:lvlJc w:val="left"/>
      <w:pPr>
        <w:tabs>
          <w:tab w:val="num" w:pos="3600"/>
        </w:tabs>
        <w:ind w:left="3600" w:hanging="720"/>
      </w:pPr>
    </w:lvl>
    <w:lvl w:ilvl="6">
      <w:start w:val="1"/>
      <w:numFmt w:val="lowerLetter"/>
      <w:pStyle w:val="SPECText7"/>
      <w:lvlText w:val="%7)"/>
      <w:lvlJc w:val="left"/>
      <w:pPr>
        <w:tabs>
          <w:tab w:val="num" w:pos="4320"/>
        </w:tabs>
        <w:ind w:left="4320" w:hanging="720"/>
      </w:pPr>
    </w:lvl>
    <w:lvl w:ilvl="7">
      <w:start w:val="1"/>
      <w:numFmt w:val="decimal"/>
      <w:pStyle w:val="SPECText8"/>
      <w:lvlText w:val="(%8)"/>
      <w:lvlJc w:val="left"/>
      <w:pPr>
        <w:tabs>
          <w:tab w:val="num" w:pos="5040"/>
        </w:tabs>
        <w:ind w:left="5040" w:hanging="720"/>
      </w:pPr>
    </w:lvl>
    <w:lvl w:ilvl="8">
      <w:start w:val="1"/>
      <w:numFmt w:val="lowerLetter"/>
      <w:pStyle w:val="SPECText9"/>
      <w:lvlText w:val="(%9)"/>
      <w:lvlJc w:val="left"/>
      <w:pPr>
        <w:tabs>
          <w:tab w:val="num" w:pos="5760"/>
        </w:tabs>
        <w:ind w:left="5760" w:hanging="720"/>
      </w:pPr>
    </w:lvl>
  </w:abstractNum>
  <w:abstractNum w:abstractNumId="13" w15:restartNumberingAfterBreak="0">
    <w:nsid w:val="773F0D9A"/>
    <w:multiLevelType w:val="hybridMultilevel"/>
    <w:tmpl w:val="1F44FC3C"/>
    <w:lvl w:ilvl="0" w:tplc="808E2B84">
      <w:start w:val="1"/>
      <w:numFmt w:val="decimal"/>
      <w:pStyle w:val="StyleHeading4Heading4donotuseLeft15Hanging063"/>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pStyle w:val="StyleHeading4Heading4donotuseLeft15Hanging063"/>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16cid:durableId="1478111887">
    <w:abstractNumId w:val="11"/>
  </w:num>
  <w:num w:numId="2" w16cid:durableId="1526016559">
    <w:abstractNumId w:val="2"/>
  </w:num>
  <w:num w:numId="3" w16cid:durableId="1769694165">
    <w:abstractNumId w:val="8"/>
  </w:num>
  <w:num w:numId="4" w16cid:durableId="305209162">
    <w:abstractNumId w:val="9"/>
  </w:num>
  <w:num w:numId="5" w16cid:durableId="889652066">
    <w:abstractNumId w:val="4"/>
  </w:num>
  <w:num w:numId="6" w16cid:durableId="850221036">
    <w:abstractNumId w:val="6"/>
  </w:num>
  <w:num w:numId="7" w16cid:durableId="1452282947">
    <w:abstractNumId w:val="13"/>
  </w:num>
  <w:num w:numId="8" w16cid:durableId="223034168">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78739943">
    <w:abstractNumId w:val="0"/>
  </w:num>
  <w:num w:numId="10" w16cid:durableId="18742298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70942645">
    <w:abstractNumId w:val="10"/>
  </w:num>
  <w:num w:numId="12" w16cid:durableId="17480676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41258620">
    <w:abstractNumId w:val="7"/>
  </w:num>
  <w:num w:numId="14" w16cid:durableId="1398014202">
    <w:abstractNumId w:val="7"/>
  </w:num>
  <w:num w:numId="15" w16cid:durableId="1455639289">
    <w:abstractNumId w:val="7"/>
  </w:num>
  <w:num w:numId="16" w16cid:durableId="403836418">
    <w:abstractNumId w:val="7"/>
  </w:num>
  <w:num w:numId="17" w16cid:durableId="822042398">
    <w:abstractNumId w:val="7"/>
  </w:num>
  <w:num w:numId="18" w16cid:durableId="688920589">
    <w:abstractNumId w:val="7"/>
  </w:num>
  <w:num w:numId="19" w16cid:durableId="1758817856">
    <w:abstractNumId w:val="7"/>
  </w:num>
  <w:num w:numId="20" w16cid:durableId="1945796404">
    <w:abstractNumId w:val="7"/>
  </w:num>
  <w:num w:numId="21" w16cid:durableId="411702273">
    <w:abstractNumId w:val="1"/>
  </w:num>
  <w:num w:numId="22" w16cid:durableId="489715805">
    <w:abstractNumId w:val="7"/>
  </w:num>
  <w:num w:numId="23" w16cid:durableId="360980487">
    <w:abstractNumId w:val="7"/>
  </w:num>
  <w:num w:numId="24" w16cid:durableId="166022750">
    <w:abstractNumId w:val="7"/>
  </w:num>
  <w:num w:numId="25" w16cid:durableId="1119102763">
    <w:abstractNumId w:val="7"/>
  </w:num>
  <w:num w:numId="26" w16cid:durableId="1613783299">
    <w:abstractNumId w:val="7"/>
  </w:num>
  <w:num w:numId="27" w16cid:durableId="1611621152">
    <w:abstractNumId w:val="7"/>
  </w:num>
  <w:num w:numId="28" w16cid:durableId="825438532">
    <w:abstractNumId w:val="7"/>
  </w:num>
  <w:num w:numId="29" w16cid:durableId="552276950">
    <w:abstractNumId w:val="7"/>
  </w:num>
  <w:num w:numId="30" w16cid:durableId="1603803237">
    <w:abstractNumId w:val="5"/>
  </w:num>
  <w:num w:numId="31" w16cid:durableId="1521118589">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bel Chow">
    <w15:presenceInfo w15:providerId="None" w15:userId="Mabel Cho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mirrorMargin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evenAndOddHeaders/>
  <w:displayHorizontalDrawingGridEvery w:val="0"/>
  <w:displayVerticalDrawingGridEvery w:val="0"/>
  <w:doNotUseMarginsForDrawingGridOrigin/>
  <w:noPunctuationKerning/>
  <w:characterSpacingControl w:val="doNotCompress"/>
  <w:hdrShapeDefaults>
    <o:shapedefaults v:ext="edit" spidmax="286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7654"/>
    <w:rsid w:val="00003C6C"/>
    <w:rsid w:val="0000442C"/>
    <w:rsid w:val="00004F64"/>
    <w:rsid w:val="0001487F"/>
    <w:rsid w:val="00016986"/>
    <w:rsid w:val="00017F38"/>
    <w:rsid w:val="000230A7"/>
    <w:rsid w:val="00023BCF"/>
    <w:rsid w:val="00024CF7"/>
    <w:rsid w:val="00026BF7"/>
    <w:rsid w:val="00027186"/>
    <w:rsid w:val="00027809"/>
    <w:rsid w:val="00037F96"/>
    <w:rsid w:val="00051D85"/>
    <w:rsid w:val="00051DCC"/>
    <w:rsid w:val="00054EC9"/>
    <w:rsid w:val="00056CFA"/>
    <w:rsid w:val="00056D99"/>
    <w:rsid w:val="0006076F"/>
    <w:rsid w:val="00061B7C"/>
    <w:rsid w:val="00062A8A"/>
    <w:rsid w:val="00070230"/>
    <w:rsid w:val="00072BF8"/>
    <w:rsid w:val="00074D7B"/>
    <w:rsid w:val="00074DA0"/>
    <w:rsid w:val="000751CE"/>
    <w:rsid w:val="0007735E"/>
    <w:rsid w:val="000812C6"/>
    <w:rsid w:val="00092F02"/>
    <w:rsid w:val="000B3018"/>
    <w:rsid w:val="000B505D"/>
    <w:rsid w:val="000B7591"/>
    <w:rsid w:val="000B7CFE"/>
    <w:rsid w:val="000C0D85"/>
    <w:rsid w:val="000C46E5"/>
    <w:rsid w:val="000C5C76"/>
    <w:rsid w:val="000D1AC8"/>
    <w:rsid w:val="000E0F17"/>
    <w:rsid w:val="000E2E77"/>
    <w:rsid w:val="000E5726"/>
    <w:rsid w:val="000E764D"/>
    <w:rsid w:val="000E7684"/>
    <w:rsid w:val="00103041"/>
    <w:rsid w:val="00106E36"/>
    <w:rsid w:val="00111AED"/>
    <w:rsid w:val="00116438"/>
    <w:rsid w:val="0012110A"/>
    <w:rsid w:val="00136B94"/>
    <w:rsid w:val="00143612"/>
    <w:rsid w:val="00143D22"/>
    <w:rsid w:val="00152DA8"/>
    <w:rsid w:val="00153071"/>
    <w:rsid w:val="00154DDD"/>
    <w:rsid w:val="0015636B"/>
    <w:rsid w:val="00157227"/>
    <w:rsid w:val="00174A9A"/>
    <w:rsid w:val="00176AF4"/>
    <w:rsid w:val="00177A6F"/>
    <w:rsid w:val="00190F5F"/>
    <w:rsid w:val="00194D2C"/>
    <w:rsid w:val="00195A9A"/>
    <w:rsid w:val="0019647D"/>
    <w:rsid w:val="0019696D"/>
    <w:rsid w:val="00196C3F"/>
    <w:rsid w:val="001A0392"/>
    <w:rsid w:val="001A5F98"/>
    <w:rsid w:val="001B5DCA"/>
    <w:rsid w:val="001B6E07"/>
    <w:rsid w:val="001C37BF"/>
    <w:rsid w:val="001C3FAA"/>
    <w:rsid w:val="001D5758"/>
    <w:rsid w:val="001E3E55"/>
    <w:rsid w:val="001E49E1"/>
    <w:rsid w:val="001E5846"/>
    <w:rsid w:val="00205ACB"/>
    <w:rsid w:val="00220C2B"/>
    <w:rsid w:val="0022479B"/>
    <w:rsid w:val="00231703"/>
    <w:rsid w:val="00231C30"/>
    <w:rsid w:val="00236460"/>
    <w:rsid w:val="00240B49"/>
    <w:rsid w:val="00241994"/>
    <w:rsid w:val="00253051"/>
    <w:rsid w:val="002666E9"/>
    <w:rsid w:val="002751D5"/>
    <w:rsid w:val="00283319"/>
    <w:rsid w:val="00285B8A"/>
    <w:rsid w:val="002A0687"/>
    <w:rsid w:val="002A61CD"/>
    <w:rsid w:val="002B1AB9"/>
    <w:rsid w:val="002C109E"/>
    <w:rsid w:val="002C1849"/>
    <w:rsid w:val="002C23D5"/>
    <w:rsid w:val="002C3DF7"/>
    <w:rsid w:val="002D220D"/>
    <w:rsid w:val="002D7F29"/>
    <w:rsid w:val="002E5875"/>
    <w:rsid w:val="002F6BB4"/>
    <w:rsid w:val="00304BD5"/>
    <w:rsid w:val="003074B5"/>
    <w:rsid w:val="00307967"/>
    <w:rsid w:val="0031366D"/>
    <w:rsid w:val="00321213"/>
    <w:rsid w:val="0032328D"/>
    <w:rsid w:val="003270C3"/>
    <w:rsid w:val="0033047B"/>
    <w:rsid w:val="003360C6"/>
    <w:rsid w:val="003430A7"/>
    <w:rsid w:val="0034502E"/>
    <w:rsid w:val="00345EDC"/>
    <w:rsid w:val="00351232"/>
    <w:rsid w:val="00361A1C"/>
    <w:rsid w:val="0036379B"/>
    <w:rsid w:val="003706E3"/>
    <w:rsid w:val="00385D0E"/>
    <w:rsid w:val="00393107"/>
    <w:rsid w:val="0039463D"/>
    <w:rsid w:val="003946C3"/>
    <w:rsid w:val="00394E20"/>
    <w:rsid w:val="003A0AA6"/>
    <w:rsid w:val="003A7FA7"/>
    <w:rsid w:val="003B1960"/>
    <w:rsid w:val="003B67C8"/>
    <w:rsid w:val="003C3837"/>
    <w:rsid w:val="003C411F"/>
    <w:rsid w:val="003D2572"/>
    <w:rsid w:val="003D2FA0"/>
    <w:rsid w:val="003D6654"/>
    <w:rsid w:val="003F0919"/>
    <w:rsid w:val="003F2A15"/>
    <w:rsid w:val="00400D5D"/>
    <w:rsid w:val="00402F40"/>
    <w:rsid w:val="0040615E"/>
    <w:rsid w:val="00420C39"/>
    <w:rsid w:val="004216BC"/>
    <w:rsid w:val="00443665"/>
    <w:rsid w:val="004439C1"/>
    <w:rsid w:val="00451340"/>
    <w:rsid w:val="00451570"/>
    <w:rsid w:val="0045403E"/>
    <w:rsid w:val="00457654"/>
    <w:rsid w:val="004664E2"/>
    <w:rsid w:val="00466C20"/>
    <w:rsid w:val="00473DFD"/>
    <w:rsid w:val="00474500"/>
    <w:rsid w:val="0048162C"/>
    <w:rsid w:val="00487E1B"/>
    <w:rsid w:val="004906C5"/>
    <w:rsid w:val="00494466"/>
    <w:rsid w:val="00496449"/>
    <w:rsid w:val="004A08B3"/>
    <w:rsid w:val="004A1E81"/>
    <w:rsid w:val="004A2099"/>
    <w:rsid w:val="004B279E"/>
    <w:rsid w:val="004B2970"/>
    <w:rsid w:val="004B7CA9"/>
    <w:rsid w:val="004C083E"/>
    <w:rsid w:val="004C4364"/>
    <w:rsid w:val="004D1341"/>
    <w:rsid w:val="004D70B5"/>
    <w:rsid w:val="004E0C7B"/>
    <w:rsid w:val="004E1C81"/>
    <w:rsid w:val="004E4AF3"/>
    <w:rsid w:val="004E596C"/>
    <w:rsid w:val="004F1DEF"/>
    <w:rsid w:val="004F33C9"/>
    <w:rsid w:val="00500A4C"/>
    <w:rsid w:val="005029BC"/>
    <w:rsid w:val="0050560C"/>
    <w:rsid w:val="00527332"/>
    <w:rsid w:val="00531725"/>
    <w:rsid w:val="0053438D"/>
    <w:rsid w:val="005355D5"/>
    <w:rsid w:val="00537947"/>
    <w:rsid w:val="005400B4"/>
    <w:rsid w:val="00542715"/>
    <w:rsid w:val="00544F9D"/>
    <w:rsid w:val="005467AC"/>
    <w:rsid w:val="0055276B"/>
    <w:rsid w:val="00553834"/>
    <w:rsid w:val="005543BF"/>
    <w:rsid w:val="00563BD5"/>
    <w:rsid w:val="005667FB"/>
    <w:rsid w:val="00567BA5"/>
    <w:rsid w:val="005749C4"/>
    <w:rsid w:val="00575DE8"/>
    <w:rsid w:val="0058016D"/>
    <w:rsid w:val="00582C52"/>
    <w:rsid w:val="00587DBA"/>
    <w:rsid w:val="005A2396"/>
    <w:rsid w:val="005A560A"/>
    <w:rsid w:val="005B7234"/>
    <w:rsid w:val="005B7EEE"/>
    <w:rsid w:val="005C161D"/>
    <w:rsid w:val="005E27A5"/>
    <w:rsid w:val="005F6CA4"/>
    <w:rsid w:val="005F75DA"/>
    <w:rsid w:val="0060553A"/>
    <w:rsid w:val="00606D4F"/>
    <w:rsid w:val="00615C1F"/>
    <w:rsid w:val="00630B65"/>
    <w:rsid w:val="006368A4"/>
    <w:rsid w:val="0063784F"/>
    <w:rsid w:val="0063799A"/>
    <w:rsid w:val="006408F0"/>
    <w:rsid w:val="00642A1E"/>
    <w:rsid w:val="0066328E"/>
    <w:rsid w:val="00664F24"/>
    <w:rsid w:val="00667F7F"/>
    <w:rsid w:val="006712AB"/>
    <w:rsid w:val="00672513"/>
    <w:rsid w:val="00674206"/>
    <w:rsid w:val="006767E6"/>
    <w:rsid w:val="00680F17"/>
    <w:rsid w:val="00683171"/>
    <w:rsid w:val="00685B87"/>
    <w:rsid w:val="00686A2C"/>
    <w:rsid w:val="00691DC6"/>
    <w:rsid w:val="00691FD2"/>
    <w:rsid w:val="00696B5E"/>
    <w:rsid w:val="006972AB"/>
    <w:rsid w:val="006A1AAC"/>
    <w:rsid w:val="006A519C"/>
    <w:rsid w:val="006B28B3"/>
    <w:rsid w:val="006B6B32"/>
    <w:rsid w:val="006C3DA7"/>
    <w:rsid w:val="006C6E1A"/>
    <w:rsid w:val="006C7CFA"/>
    <w:rsid w:val="006D1C18"/>
    <w:rsid w:val="006D5210"/>
    <w:rsid w:val="006D52E0"/>
    <w:rsid w:val="006E1165"/>
    <w:rsid w:val="006F2EDF"/>
    <w:rsid w:val="0070716B"/>
    <w:rsid w:val="00715E34"/>
    <w:rsid w:val="0072132E"/>
    <w:rsid w:val="0072732C"/>
    <w:rsid w:val="0073666A"/>
    <w:rsid w:val="007371BA"/>
    <w:rsid w:val="00737A02"/>
    <w:rsid w:val="00747095"/>
    <w:rsid w:val="00754D97"/>
    <w:rsid w:val="00756C8C"/>
    <w:rsid w:val="00757737"/>
    <w:rsid w:val="0076304B"/>
    <w:rsid w:val="00775FAF"/>
    <w:rsid w:val="00780B51"/>
    <w:rsid w:val="00782CD6"/>
    <w:rsid w:val="00784783"/>
    <w:rsid w:val="007924A6"/>
    <w:rsid w:val="00795155"/>
    <w:rsid w:val="007A13CA"/>
    <w:rsid w:val="007A53EB"/>
    <w:rsid w:val="007A57D5"/>
    <w:rsid w:val="007A74B5"/>
    <w:rsid w:val="007B267A"/>
    <w:rsid w:val="007B311C"/>
    <w:rsid w:val="007C0546"/>
    <w:rsid w:val="007C354D"/>
    <w:rsid w:val="007C439A"/>
    <w:rsid w:val="007D683B"/>
    <w:rsid w:val="007D7A1A"/>
    <w:rsid w:val="007D7D05"/>
    <w:rsid w:val="007E4235"/>
    <w:rsid w:val="007E5720"/>
    <w:rsid w:val="007E72AB"/>
    <w:rsid w:val="007F1A4B"/>
    <w:rsid w:val="00800737"/>
    <w:rsid w:val="00814269"/>
    <w:rsid w:val="00814CC4"/>
    <w:rsid w:val="00814CF5"/>
    <w:rsid w:val="00815430"/>
    <w:rsid w:val="00815AE6"/>
    <w:rsid w:val="0081650B"/>
    <w:rsid w:val="00816BAF"/>
    <w:rsid w:val="00817861"/>
    <w:rsid w:val="008243D6"/>
    <w:rsid w:val="00824476"/>
    <w:rsid w:val="008274F2"/>
    <w:rsid w:val="00827966"/>
    <w:rsid w:val="008306BE"/>
    <w:rsid w:val="00832592"/>
    <w:rsid w:val="008342DE"/>
    <w:rsid w:val="00836186"/>
    <w:rsid w:val="0084626A"/>
    <w:rsid w:val="00847A96"/>
    <w:rsid w:val="008533C4"/>
    <w:rsid w:val="008558A0"/>
    <w:rsid w:val="00860827"/>
    <w:rsid w:val="008632E2"/>
    <w:rsid w:val="0086456B"/>
    <w:rsid w:val="0088001C"/>
    <w:rsid w:val="008813E4"/>
    <w:rsid w:val="00883492"/>
    <w:rsid w:val="00895A9E"/>
    <w:rsid w:val="00896222"/>
    <w:rsid w:val="00897402"/>
    <w:rsid w:val="008B2EB9"/>
    <w:rsid w:val="008C5F63"/>
    <w:rsid w:val="008C760D"/>
    <w:rsid w:val="008D415C"/>
    <w:rsid w:val="008E0E8E"/>
    <w:rsid w:val="008E1F33"/>
    <w:rsid w:val="008E5ED6"/>
    <w:rsid w:val="008F0BEA"/>
    <w:rsid w:val="008F32B7"/>
    <w:rsid w:val="008F4942"/>
    <w:rsid w:val="008F647A"/>
    <w:rsid w:val="00906FAB"/>
    <w:rsid w:val="009108F8"/>
    <w:rsid w:val="009137AD"/>
    <w:rsid w:val="00914378"/>
    <w:rsid w:val="0091669C"/>
    <w:rsid w:val="00917C2E"/>
    <w:rsid w:val="00920825"/>
    <w:rsid w:val="00920F3E"/>
    <w:rsid w:val="00921603"/>
    <w:rsid w:val="0092228E"/>
    <w:rsid w:val="0092239C"/>
    <w:rsid w:val="009243F7"/>
    <w:rsid w:val="009339E3"/>
    <w:rsid w:val="00940E39"/>
    <w:rsid w:val="009413C1"/>
    <w:rsid w:val="0094362E"/>
    <w:rsid w:val="009449BE"/>
    <w:rsid w:val="00946D46"/>
    <w:rsid w:val="00952A1C"/>
    <w:rsid w:val="00953F75"/>
    <w:rsid w:val="00962566"/>
    <w:rsid w:val="009725B6"/>
    <w:rsid w:val="00977EE6"/>
    <w:rsid w:val="00996506"/>
    <w:rsid w:val="009970E6"/>
    <w:rsid w:val="0099714E"/>
    <w:rsid w:val="009A014D"/>
    <w:rsid w:val="009A274D"/>
    <w:rsid w:val="009A3ACA"/>
    <w:rsid w:val="009A628D"/>
    <w:rsid w:val="009A6BA9"/>
    <w:rsid w:val="009B28F1"/>
    <w:rsid w:val="009B29B6"/>
    <w:rsid w:val="009C39DD"/>
    <w:rsid w:val="009D308C"/>
    <w:rsid w:val="009D46F1"/>
    <w:rsid w:val="009E203F"/>
    <w:rsid w:val="009E38CC"/>
    <w:rsid w:val="009E3B85"/>
    <w:rsid w:val="009F1C69"/>
    <w:rsid w:val="009F2D88"/>
    <w:rsid w:val="009F582B"/>
    <w:rsid w:val="009F61BC"/>
    <w:rsid w:val="009F6E4C"/>
    <w:rsid w:val="00A01F63"/>
    <w:rsid w:val="00A107AE"/>
    <w:rsid w:val="00A1246B"/>
    <w:rsid w:val="00A1638B"/>
    <w:rsid w:val="00A17B43"/>
    <w:rsid w:val="00A211FD"/>
    <w:rsid w:val="00A21980"/>
    <w:rsid w:val="00A3534D"/>
    <w:rsid w:val="00A42FC5"/>
    <w:rsid w:val="00A43F52"/>
    <w:rsid w:val="00A44FC1"/>
    <w:rsid w:val="00A52D8A"/>
    <w:rsid w:val="00A56B5F"/>
    <w:rsid w:val="00A56CC9"/>
    <w:rsid w:val="00A56DF8"/>
    <w:rsid w:val="00A57A4F"/>
    <w:rsid w:val="00A670A5"/>
    <w:rsid w:val="00A6782E"/>
    <w:rsid w:val="00A72752"/>
    <w:rsid w:val="00A827F1"/>
    <w:rsid w:val="00A8665D"/>
    <w:rsid w:val="00A9014C"/>
    <w:rsid w:val="00AA4BE3"/>
    <w:rsid w:val="00AB0001"/>
    <w:rsid w:val="00AB340D"/>
    <w:rsid w:val="00AB5671"/>
    <w:rsid w:val="00AB609D"/>
    <w:rsid w:val="00AB7A5E"/>
    <w:rsid w:val="00AB7B3B"/>
    <w:rsid w:val="00AC271E"/>
    <w:rsid w:val="00AC616D"/>
    <w:rsid w:val="00AE2B12"/>
    <w:rsid w:val="00AE6567"/>
    <w:rsid w:val="00AF0989"/>
    <w:rsid w:val="00AF2373"/>
    <w:rsid w:val="00AF4062"/>
    <w:rsid w:val="00AF6B78"/>
    <w:rsid w:val="00B01CE9"/>
    <w:rsid w:val="00B01E57"/>
    <w:rsid w:val="00B06741"/>
    <w:rsid w:val="00B13459"/>
    <w:rsid w:val="00B20FBD"/>
    <w:rsid w:val="00B233EC"/>
    <w:rsid w:val="00B25836"/>
    <w:rsid w:val="00B258C0"/>
    <w:rsid w:val="00B26B65"/>
    <w:rsid w:val="00B27B1D"/>
    <w:rsid w:val="00B31A09"/>
    <w:rsid w:val="00B36EEF"/>
    <w:rsid w:val="00B41F88"/>
    <w:rsid w:val="00B4232B"/>
    <w:rsid w:val="00B44C55"/>
    <w:rsid w:val="00B45F9A"/>
    <w:rsid w:val="00B511CD"/>
    <w:rsid w:val="00B518FB"/>
    <w:rsid w:val="00B62F99"/>
    <w:rsid w:val="00B63C75"/>
    <w:rsid w:val="00B6418B"/>
    <w:rsid w:val="00B6435A"/>
    <w:rsid w:val="00B71076"/>
    <w:rsid w:val="00B73893"/>
    <w:rsid w:val="00B756DD"/>
    <w:rsid w:val="00B774D2"/>
    <w:rsid w:val="00B82313"/>
    <w:rsid w:val="00B84095"/>
    <w:rsid w:val="00B84285"/>
    <w:rsid w:val="00B92753"/>
    <w:rsid w:val="00BB0285"/>
    <w:rsid w:val="00BC290C"/>
    <w:rsid w:val="00BC7E06"/>
    <w:rsid w:val="00BC7E62"/>
    <w:rsid w:val="00BD26E0"/>
    <w:rsid w:val="00BD37D1"/>
    <w:rsid w:val="00BF6361"/>
    <w:rsid w:val="00C05FEB"/>
    <w:rsid w:val="00C25F48"/>
    <w:rsid w:val="00C25FBA"/>
    <w:rsid w:val="00C26FAB"/>
    <w:rsid w:val="00C325C6"/>
    <w:rsid w:val="00C449EF"/>
    <w:rsid w:val="00C44BDF"/>
    <w:rsid w:val="00C477FA"/>
    <w:rsid w:val="00C50E65"/>
    <w:rsid w:val="00C52DBA"/>
    <w:rsid w:val="00C5355E"/>
    <w:rsid w:val="00C55BB6"/>
    <w:rsid w:val="00C57E44"/>
    <w:rsid w:val="00C64AFD"/>
    <w:rsid w:val="00C65ECB"/>
    <w:rsid w:val="00C72702"/>
    <w:rsid w:val="00C764BE"/>
    <w:rsid w:val="00C802F1"/>
    <w:rsid w:val="00C808BD"/>
    <w:rsid w:val="00C82FA5"/>
    <w:rsid w:val="00C85374"/>
    <w:rsid w:val="00C872F6"/>
    <w:rsid w:val="00C916D5"/>
    <w:rsid w:val="00C932AD"/>
    <w:rsid w:val="00C94B62"/>
    <w:rsid w:val="00C9523D"/>
    <w:rsid w:val="00C956D8"/>
    <w:rsid w:val="00CA0A1C"/>
    <w:rsid w:val="00CA152A"/>
    <w:rsid w:val="00CB1388"/>
    <w:rsid w:val="00CC114E"/>
    <w:rsid w:val="00CC240C"/>
    <w:rsid w:val="00CC4CEA"/>
    <w:rsid w:val="00CC5784"/>
    <w:rsid w:val="00CD6F53"/>
    <w:rsid w:val="00CD7440"/>
    <w:rsid w:val="00CE5B9D"/>
    <w:rsid w:val="00CE5D49"/>
    <w:rsid w:val="00CF1D5E"/>
    <w:rsid w:val="00CF373F"/>
    <w:rsid w:val="00D0046B"/>
    <w:rsid w:val="00D04C01"/>
    <w:rsid w:val="00D067A2"/>
    <w:rsid w:val="00D07F4F"/>
    <w:rsid w:val="00D11AD4"/>
    <w:rsid w:val="00D11AF5"/>
    <w:rsid w:val="00D13BAF"/>
    <w:rsid w:val="00D15E05"/>
    <w:rsid w:val="00D17255"/>
    <w:rsid w:val="00D20D8B"/>
    <w:rsid w:val="00D2591C"/>
    <w:rsid w:val="00D363CE"/>
    <w:rsid w:val="00D40A33"/>
    <w:rsid w:val="00D419BE"/>
    <w:rsid w:val="00D43C67"/>
    <w:rsid w:val="00D4525A"/>
    <w:rsid w:val="00D47904"/>
    <w:rsid w:val="00D50CB2"/>
    <w:rsid w:val="00D51ED9"/>
    <w:rsid w:val="00D53285"/>
    <w:rsid w:val="00D552D3"/>
    <w:rsid w:val="00D552F3"/>
    <w:rsid w:val="00D57862"/>
    <w:rsid w:val="00D619C8"/>
    <w:rsid w:val="00D63203"/>
    <w:rsid w:val="00D65417"/>
    <w:rsid w:val="00D74FD0"/>
    <w:rsid w:val="00D750C3"/>
    <w:rsid w:val="00D8578B"/>
    <w:rsid w:val="00D90C2D"/>
    <w:rsid w:val="00D93C52"/>
    <w:rsid w:val="00D942C6"/>
    <w:rsid w:val="00D94E40"/>
    <w:rsid w:val="00D959BC"/>
    <w:rsid w:val="00DA44B4"/>
    <w:rsid w:val="00DB76B5"/>
    <w:rsid w:val="00DC2043"/>
    <w:rsid w:val="00DC58E3"/>
    <w:rsid w:val="00DC5EDD"/>
    <w:rsid w:val="00DD013C"/>
    <w:rsid w:val="00DD259C"/>
    <w:rsid w:val="00DD4A52"/>
    <w:rsid w:val="00DD512C"/>
    <w:rsid w:val="00DF19F5"/>
    <w:rsid w:val="00E03D13"/>
    <w:rsid w:val="00E1029A"/>
    <w:rsid w:val="00E121EB"/>
    <w:rsid w:val="00E12E83"/>
    <w:rsid w:val="00E16357"/>
    <w:rsid w:val="00E22D9F"/>
    <w:rsid w:val="00E26792"/>
    <w:rsid w:val="00E336D7"/>
    <w:rsid w:val="00E35586"/>
    <w:rsid w:val="00E40BF1"/>
    <w:rsid w:val="00E40E14"/>
    <w:rsid w:val="00E43D1D"/>
    <w:rsid w:val="00E56076"/>
    <w:rsid w:val="00E617DF"/>
    <w:rsid w:val="00E66EA4"/>
    <w:rsid w:val="00E731F2"/>
    <w:rsid w:val="00E74FB8"/>
    <w:rsid w:val="00E76C1B"/>
    <w:rsid w:val="00E779B4"/>
    <w:rsid w:val="00E803EB"/>
    <w:rsid w:val="00E827F8"/>
    <w:rsid w:val="00E83BD8"/>
    <w:rsid w:val="00E84931"/>
    <w:rsid w:val="00EA6F95"/>
    <w:rsid w:val="00EB13FD"/>
    <w:rsid w:val="00EB507F"/>
    <w:rsid w:val="00EC1050"/>
    <w:rsid w:val="00EC5D31"/>
    <w:rsid w:val="00ED1874"/>
    <w:rsid w:val="00ED1A09"/>
    <w:rsid w:val="00ED4AA8"/>
    <w:rsid w:val="00ED6541"/>
    <w:rsid w:val="00EE10F4"/>
    <w:rsid w:val="00EE3CD4"/>
    <w:rsid w:val="00EE6A35"/>
    <w:rsid w:val="00EE6E9D"/>
    <w:rsid w:val="00EF0F69"/>
    <w:rsid w:val="00EF445F"/>
    <w:rsid w:val="00EF6FC9"/>
    <w:rsid w:val="00F0177A"/>
    <w:rsid w:val="00F05404"/>
    <w:rsid w:val="00F27998"/>
    <w:rsid w:val="00F27FB7"/>
    <w:rsid w:val="00F316F8"/>
    <w:rsid w:val="00F52422"/>
    <w:rsid w:val="00F54982"/>
    <w:rsid w:val="00F62800"/>
    <w:rsid w:val="00F71690"/>
    <w:rsid w:val="00F74291"/>
    <w:rsid w:val="00F77883"/>
    <w:rsid w:val="00F84BBA"/>
    <w:rsid w:val="00F95816"/>
    <w:rsid w:val="00FC1D86"/>
    <w:rsid w:val="00FC2227"/>
    <w:rsid w:val="00FC7D82"/>
    <w:rsid w:val="00FD2329"/>
    <w:rsid w:val="00FD4006"/>
    <w:rsid w:val="00FD652A"/>
    <w:rsid w:val="00FD7044"/>
    <w:rsid w:val="00FE0BA3"/>
    <w:rsid w:val="00FE6029"/>
    <w:rsid w:val="00FF0B1F"/>
    <w:rsid w:val="00FF2784"/>
    <w:rsid w:val="00FF289E"/>
    <w:rsid w:val="00FF343E"/>
    <w:rsid w:val="00FF6357"/>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7"/>
    <o:shapelayout v:ext="edit">
      <o:idmap v:ext="edit" data="1"/>
    </o:shapelayout>
  </w:shapeDefaults>
  <w:decimalSymbol w:val="."/>
  <w:listSeparator w:val=","/>
  <w14:docId w14:val="67EBF3E7"/>
  <w15:docId w15:val="{8120C940-EF07-4C82-9B4A-B24857B25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1050"/>
  </w:style>
  <w:style w:type="paragraph" w:styleId="Heading1">
    <w:name w:val="heading 1"/>
    <w:aliases w:val="Contents - level1"/>
    <w:basedOn w:val="ListParagraph"/>
    <w:link w:val="Heading1Char"/>
    <w:qFormat/>
    <w:rsid w:val="00D2591C"/>
    <w:pPr>
      <w:numPr>
        <w:numId w:val="29"/>
      </w:numPr>
      <w:spacing w:before="160"/>
      <w:outlineLvl w:val="0"/>
    </w:pPr>
  </w:style>
  <w:style w:type="paragraph" w:styleId="Heading2">
    <w:name w:val="heading 2"/>
    <w:aliases w:val="Heading 2 Char Char1"/>
    <w:basedOn w:val="ListParagraph"/>
    <w:next w:val="Normal"/>
    <w:link w:val="Heading2Char"/>
    <w:qFormat/>
    <w:rsid w:val="00D2591C"/>
    <w:pPr>
      <w:numPr>
        <w:ilvl w:val="1"/>
        <w:numId w:val="29"/>
      </w:numPr>
      <w:spacing w:before="80"/>
      <w:outlineLvl w:val="1"/>
    </w:pPr>
    <w:rPr>
      <w:u w:val="single"/>
    </w:rPr>
  </w:style>
  <w:style w:type="paragraph" w:styleId="Heading3">
    <w:name w:val="heading 3"/>
    <w:aliases w:val="Heading 3 do not use"/>
    <w:basedOn w:val="ListParagraph"/>
    <w:link w:val="Heading3Char"/>
    <w:qFormat/>
    <w:rsid w:val="00EC1050"/>
    <w:pPr>
      <w:numPr>
        <w:ilvl w:val="2"/>
        <w:numId w:val="29"/>
      </w:numPr>
      <w:outlineLvl w:val="2"/>
    </w:pPr>
  </w:style>
  <w:style w:type="paragraph" w:styleId="Heading4">
    <w:name w:val="heading 4"/>
    <w:aliases w:val="Heading 4 do not use"/>
    <w:basedOn w:val="ListParagraph"/>
    <w:link w:val="Heading4Char"/>
    <w:qFormat/>
    <w:rsid w:val="00EC1050"/>
    <w:pPr>
      <w:numPr>
        <w:ilvl w:val="3"/>
        <w:numId w:val="29"/>
      </w:numPr>
      <w:outlineLvl w:val="3"/>
    </w:pPr>
    <w:rPr>
      <w:rFonts w:cs="Arial"/>
    </w:rPr>
  </w:style>
  <w:style w:type="paragraph" w:styleId="Heading5">
    <w:name w:val="heading 5"/>
    <w:aliases w:val="Heading 5 do not use"/>
    <w:basedOn w:val="Heading4"/>
    <w:link w:val="Heading5Char"/>
    <w:qFormat/>
    <w:rsid w:val="00EC1050"/>
    <w:pPr>
      <w:numPr>
        <w:ilvl w:val="4"/>
      </w:numPr>
      <w:outlineLvl w:val="4"/>
    </w:pPr>
  </w:style>
  <w:style w:type="paragraph" w:styleId="Heading6">
    <w:name w:val="heading 6"/>
    <w:aliases w:val="Heading 6 do not use"/>
    <w:basedOn w:val="Heading5"/>
    <w:next w:val="Normal"/>
    <w:link w:val="Heading6Char"/>
    <w:qFormat/>
    <w:rsid w:val="00EC1050"/>
    <w:pPr>
      <w:numPr>
        <w:ilvl w:val="5"/>
      </w:numPr>
      <w:outlineLvl w:val="5"/>
    </w:pPr>
  </w:style>
  <w:style w:type="paragraph" w:styleId="Heading7">
    <w:name w:val="heading 7"/>
    <w:basedOn w:val="ListParagraph"/>
    <w:next w:val="Normal"/>
    <w:link w:val="Heading7Char"/>
    <w:qFormat/>
    <w:rsid w:val="00EC1050"/>
    <w:pPr>
      <w:numPr>
        <w:ilvl w:val="6"/>
        <w:numId w:val="29"/>
      </w:numPr>
      <w:outlineLvl w:val="6"/>
    </w:pPr>
    <w:rPr>
      <w:rFonts w:cs="Arial"/>
    </w:rPr>
  </w:style>
  <w:style w:type="paragraph" w:styleId="Heading8">
    <w:name w:val="heading 8"/>
    <w:basedOn w:val="Heading7"/>
    <w:next w:val="Normal"/>
    <w:link w:val="Heading8Char"/>
    <w:qFormat/>
    <w:rsid w:val="00EC1050"/>
    <w:pPr>
      <w:numPr>
        <w:ilvl w:val="0"/>
        <w:numId w:val="0"/>
      </w:numPr>
      <w:tabs>
        <w:tab w:val="num" w:pos="5040"/>
      </w:tabs>
      <w:ind w:left="5040" w:hanging="720"/>
      <w:outlineLvl w:val="7"/>
    </w:pPr>
  </w:style>
  <w:style w:type="paragraph" w:styleId="Heading9">
    <w:name w:val="heading 9"/>
    <w:basedOn w:val="Heading8"/>
    <w:next w:val="Normal"/>
    <w:link w:val="Heading9Char"/>
    <w:qFormat/>
    <w:rsid w:val="00EC1050"/>
    <w:pPr>
      <w:tabs>
        <w:tab w:val="clear" w:pos="5040"/>
        <w:tab w:val="num" w:pos="5760"/>
      </w:tabs>
      <w:ind w:left="57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2666E9"/>
    <w:rPr>
      <w:b/>
      <w:i/>
    </w:rPr>
  </w:style>
  <w:style w:type="paragraph" w:styleId="TOC2">
    <w:name w:val="toc 2"/>
    <w:basedOn w:val="Normal"/>
    <w:next w:val="Normal"/>
    <w:autoRedefine/>
    <w:semiHidden/>
    <w:rsid w:val="002666E9"/>
    <w:pPr>
      <w:ind w:left="240"/>
    </w:pPr>
  </w:style>
  <w:style w:type="paragraph" w:styleId="TOC3">
    <w:name w:val="toc 3"/>
    <w:basedOn w:val="Normal"/>
    <w:next w:val="Normal"/>
    <w:autoRedefine/>
    <w:semiHidden/>
    <w:rsid w:val="002666E9"/>
    <w:pPr>
      <w:ind w:left="480"/>
    </w:pPr>
  </w:style>
  <w:style w:type="paragraph" w:styleId="TOC4">
    <w:name w:val="toc 4"/>
    <w:basedOn w:val="Normal"/>
    <w:next w:val="Normal"/>
    <w:autoRedefine/>
    <w:semiHidden/>
    <w:rsid w:val="002666E9"/>
    <w:pPr>
      <w:ind w:left="720"/>
    </w:pPr>
  </w:style>
  <w:style w:type="paragraph" w:styleId="TOC5">
    <w:name w:val="toc 5"/>
    <w:basedOn w:val="Normal"/>
    <w:next w:val="Normal"/>
    <w:autoRedefine/>
    <w:semiHidden/>
    <w:rsid w:val="002666E9"/>
    <w:pPr>
      <w:ind w:left="960"/>
    </w:pPr>
  </w:style>
  <w:style w:type="paragraph" w:styleId="TOC6">
    <w:name w:val="toc 6"/>
    <w:basedOn w:val="Normal"/>
    <w:next w:val="Normal"/>
    <w:autoRedefine/>
    <w:semiHidden/>
    <w:rsid w:val="002666E9"/>
    <w:pPr>
      <w:ind w:left="1200"/>
    </w:pPr>
  </w:style>
  <w:style w:type="paragraph" w:styleId="TOC7">
    <w:name w:val="toc 7"/>
    <w:basedOn w:val="Normal"/>
    <w:next w:val="Normal"/>
    <w:autoRedefine/>
    <w:semiHidden/>
    <w:rsid w:val="002666E9"/>
    <w:pPr>
      <w:ind w:left="1440"/>
    </w:pPr>
  </w:style>
  <w:style w:type="paragraph" w:styleId="TOC8">
    <w:name w:val="toc 8"/>
    <w:basedOn w:val="Normal"/>
    <w:next w:val="Normal"/>
    <w:autoRedefine/>
    <w:semiHidden/>
    <w:rsid w:val="002666E9"/>
    <w:pPr>
      <w:ind w:left="1680"/>
    </w:pPr>
  </w:style>
  <w:style w:type="paragraph" w:styleId="TOC9">
    <w:name w:val="toc 9"/>
    <w:basedOn w:val="Normal"/>
    <w:next w:val="Normal"/>
    <w:autoRedefine/>
    <w:semiHidden/>
    <w:rsid w:val="002666E9"/>
    <w:pPr>
      <w:ind w:left="1920"/>
    </w:pPr>
  </w:style>
  <w:style w:type="paragraph" w:styleId="BodyText">
    <w:name w:val="Body Text"/>
    <w:basedOn w:val="Normal"/>
    <w:link w:val="BodyTextChar"/>
    <w:uiPriority w:val="1"/>
    <w:rsid w:val="0006076F"/>
    <w:pPr>
      <w:spacing w:after="160"/>
    </w:pPr>
    <w:rPr>
      <w:rFonts w:ascii="Book Antiqua" w:hAnsi="Book Antiqua"/>
    </w:rPr>
  </w:style>
  <w:style w:type="paragraph" w:styleId="Header">
    <w:name w:val="header"/>
    <w:basedOn w:val="Normal"/>
    <w:link w:val="HeaderChar"/>
    <w:uiPriority w:val="99"/>
    <w:rsid w:val="00474500"/>
    <w:pPr>
      <w:tabs>
        <w:tab w:val="center" w:pos="4320"/>
        <w:tab w:val="right" w:pos="8640"/>
      </w:tabs>
    </w:pPr>
    <w:rPr>
      <w:sz w:val="18"/>
    </w:rPr>
  </w:style>
  <w:style w:type="character" w:styleId="PageNumber">
    <w:name w:val="page number"/>
    <w:basedOn w:val="DefaultParagraphFont"/>
    <w:rsid w:val="00056D99"/>
    <w:rPr>
      <w:rFonts w:ascii="Univers" w:hAnsi="Univers"/>
      <w:sz w:val="18"/>
    </w:rPr>
  </w:style>
  <w:style w:type="paragraph" w:styleId="Footer">
    <w:name w:val="footer"/>
    <w:basedOn w:val="Normal"/>
    <w:rsid w:val="002666E9"/>
    <w:pPr>
      <w:tabs>
        <w:tab w:val="center" w:pos="4320"/>
        <w:tab w:val="right" w:pos="8640"/>
      </w:tabs>
    </w:pPr>
  </w:style>
  <w:style w:type="paragraph" w:customStyle="1" w:styleId="custom">
    <w:name w:val="custom"/>
    <w:basedOn w:val="Normal"/>
    <w:autoRedefine/>
    <w:rsid w:val="00756C8C"/>
    <w:pPr>
      <w:ind w:left="1080" w:hanging="1080"/>
      <w:jc w:val="both"/>
    </w:pPr>
    <w:rPr>
      <w:b/>
      <w:bCs/>
      <w:snapToGrid w:val="0"/>
      <w:u w:val="single"/>
    </w:rPr>
  </w:style>
  <w:style w:type="paragraph" w:customStyle="1" w:styleId="TableText">
    <w:name w:val="Table Text"/>
    <w:basedOn w:val="Normal"/>
    <w:rsid w:val="00816BAF"/>
    <w:pPr>
      <w:spacing w:before="60" w:after="60"/>
    </w:pPr>
  </w:style>
  <w:style w:type="character" w:customStyle="1" w:styleId="Heading2Char">
    <w:name w:val="Heading 2 Char"/>
    <w:aliases w:val="Heading 2 Char Char1 Char"/>
    <w:link w:val="Heading2"/>
    <w:rsid w:val="00D2591C"/>
    <w:rPr>
      <w:u w:val="single"/>
    </w:rPr>
  </w:style>
  <w:style w:type="paragraph" w:styleId="BodyTextIndent">
    <w:name w:val="Body Text Indent"/>
    <w:basedOn w:val="Normal"/>
    <w:rsid w:val="002666E9"/>
    <w:pPr>
      <w:tabs>
        <w:tab w:val="left" w:pos="-480"/>
        <w:tab w:val="left" w:pos="540"/>
        <w:tab w:val="left" w:pos="1080"/>
        <w:tab w:val="left" w:pos="1260"/>
        <w:tab w:val="left" w:pos="1440"/>
        <w:tab w:val="left" w:pos="1620"/>
        <w:tab w:val="left" w:pos="1800"/>
        <w:tab w:val="left" w:pos="1980"/>
        <w:tab w:val="left" w:pos="5760"/>
      </w:tabs>
      <w:spacing w:line="230" w:lineRule="exact"/>
      <w:ind w:left="900"/>
      <w:jc w:val="both"/>
    </w:pPr>
    <w:rPr>
      <w:i/>
      <w:color w:val="FF0000"/>
    </w:rPr>
  </w:style>
  <w:style w:type="paragraph" w:customStyle="1" w:styleId="SpecHeading1">
    <w:name w:val="Spec Heading 1"/>
    <w:basedOn w:val="Heading1"/>
    <w:autoRedefine/>
    <w:rsid w:val="00111AED"/>
    <w:pPr>
      <w:keepNext/>
      <w:keepLines/>
      <w:numPr>
        <w:numId w:val="2"/>
      </w:numPr>
      <w:pBdr>
        <w:bottom w:val="single" w:sz="4" w:space="0" w:color="auto"/>
      </w:pBdr>
      <w:tabs>
        <w:tab w:val="right" w:leader="dot" w:pos="10800"/>
      </w:tabs>
      <w:spacing w:after="240" w:line="240" w:lineRule="atLeast"/>
      <w:ind w:right="7560"/>
    </w:pPr>
    <w:rPr>
      <w:bCs/>
      <w:caps/>
      <w:kern w:val="20"/>
      <w:lang w:val="en-GB"/>
    </w:rPr>
  </w:style>
  <w:style w:type="paragraph" w:customStyle="1" w:styleId="SpecHeading2">
    <w:name w:val="Spec Heading 2"/>
    <w:basedOn w:val="Heading2"/>
    <w:autoRedefine/>
    <w:rsid w:val="00111AED"/>
    <w:pPr>
      <w:keepNext/>
      <w:keepLines/>
      <w:numPr>
        <w:numId w:val="2"/>
      </w:numPr>
      <w:pBdr>
        <w:top w:val="single" w:sz="6" w:space="1" w:color="FFFFFF"/>
      </w:pBdr>
      <w:spacing w:after="240" w:line="240" w:lineRule="atLeast"/>
      <w:ind w:right="2880"/>
    </w:pPr>
    <w:rPr>
      <w:bCs/>
      <w:spacing w:val="-6"/>
      <w:kern w:val="28"/>
      <w:szCs w:val="20"/>
    </w:rPr>
  </w:style>
  <w:style w:type="paragraph" w:customStyle="1" w:styleId="NormalSpec">
    <w:name w:val="Normal Spec"/>
    <w:basedOn w:val="Normal"/>
    <w:rsid w:val="00111AED"/>
    <w:pPr>
      <w:widowControl w:val="0"/>
      <w:tabs>
        <w:tab w:val="center" w:pos="5400"/>
        <w:tab w:val="right" w:pos="10620"/>
      </w:tabs>
    </w:pPr>
    <w:rPr>
      <w:rFonts w:ascii="Univers (W1)" w:hAnsi="Univers (W1)"/>
      <w:spacing w:val="-5"/>
      <w:szCs w:val="20"/>
    </w:rPr>
  </w:style>
  <w:style w:type="paragraph" w:styleId="BalloonText">
    <w:name w:val="Balloon Text"/>
    <w:basedOn w:val="Normal"/>
    <w:semiHidden/>
    <w:rsid w:val="00054EC9"/>
    <w:rPr>
      <w:rFonts w:ascii="Tahoma" w:hAnsi="Tahoma" w:cs="Tahoma"/>
      <w:sz w:val="16"/>
      <w:szCs w:val="16"/>
    </w:rPr>
  </w:style>
  <w:style w:type="paragraph" w:styleId="List">
    <w:name w:val="List"/>
    <w:aliases w:val="Heading 2 list"/>
    <w:basedOn w:val="Normal"/>
    <w:rsid w:val="009F6E4C"/>
    <w:pPr>
      <w:numPr>
        <w:numId w:val="4"/>
      </w:numPr>
      <w:jc w:val="both"/>
      <w:outlineLvl w:val="0"/>
    </w:pPr>
    <w:rPr>
      <w:szCs w:val="20"/>
    </w:rPr>
  </w:style>
  <w:style w:type="paragraph" w:styleId="List2">
    <w:name w:val="List 2"/>
    <w:basedOn w:val="Normal"/>
    <w:rsid w:val="009F6E4C"/>
    <w:pPr>
      <w:numPr>
        <w:numId w:val="3"/>
      </w:numPr>
      <w:jc w:val="both"/>
      <w:outlineLvl w:val="0"/>
    </w:pPr>
    <w:rPr>
      <w:szCs w:val="20"/>
      <w:lang w:val="en-GB"/>
    </w:rPr>
  </w:style>
  <w:style w:type="character" w:customStyle="1" w:styleId="HeaderChar">
    <w:name w:val="Header Char"/>
    <w:basedOn w:val="DefaultParagraphFont"/>
    <w:link w:val="Header"/>
    <w:uiPriority w:val="99"/>
    <w:rsid w:val="00C25FBA"/>
    <w:rPr>
      <w:sz w:val="18"/>
      <w:szCs w:val="22"/>
      <w:lang w:eastAsia="en-US"/>
    </w:rPr>
  </w:style>
  <w:style w:type="numbering" w:customStyle="1" w:styleId="Style1">
    <w:name w:val="Style1"/>
    <w:uiPriority w:val="99"/>
    <w:rsid w:val="00037F96"/>
    <w:pPr>
      <w:numPr>
        <w:numId w:val="5"/>
      </w:numPr>
    </w:pPr>
  </w:style>
  <w:style w:type="paragraph" w:styleId="ListParagraph">
    <w:name w:val="List Paragraph"/>
    <w:basedOn w:val="Normal"/>
    <w:uiPriority w:val="34"/>
    <w:qFormat/>
    <w:rsid w:val="00EC1050"/>
    <w:pPr>
      <w:ind w:left="720"/>
      <w:contextualSpacing/>
    </w:pPr>
  </w:style>
  <w:style w:type="paragraph" w:customStyle="1" w:styleId="STTable">
    <w:name w:val="STTable"/>
    <w:basedOn w:val="Normal"/>
    <w:rsid w:val="00092F02"/>
    <w:pPr>
      <w:widowControl w:val="0"/>
      <w:snapToGrid w:val="0"/>
      <w:spacing w:before="40" w:after="40"/>
    </w:pPr>
    <w:rPr>
      <w:szCs w:val="20"/>
      <w:lang w:val="en-US"/>
    </w:rPr>
  </w:style>
  <w:style w:type="paragraph" w:customStyle="1" w:styleId="TableHeading">
    <w:name w:val="Table Heading"/>
    <w:basedOn w:val="TableText"/>
    <w:rsid w:val="00092F02"/>
    <w:pPr>
      <w:widowControl w:val="0"/>
      <w:snapToGrid w:val="0"/>
      <w:spacing w:before="120" w:after="0"/>
      <w:jc w:val="center"/>
    </w:pPr>
    <w:rPr>
      <w:b/>
      <w:szCs w:val="20"/>
      <w:lang w:val="en-US"/>
    </w:rPr>
  </w:style>
  <w:style w:type="character" w:customStyle="1" w:styleId="Heading3Char">
    <w:name w:val="Heading 3 Char"/>
    <w:aliases w:val="Heading 3 do not use Char"/>
    <w:link w:val="Heading3"/>
    <w:rsid w:val="00EC1050"/>
  </w:style>
  <w:style w:type="paragraph" w:styleId="BodyTextIndent3">
    <w:name w:val="Body Text Indent 3"/>
    <w:basedOn w:val="Normal"/>
    <w:link w:val="BodyTextIndent3Char"/>
    <w:rsid w:val="0099714E"/>
    <w:pPr>
      <w:ind w:left="360"/>
    </w:pPr>
    <w:rPr>
      <w:sz w:val="16"/>
      <w:szCs w:val="16"/>
    </w:rPr>
  </w:style>
  <w:style w:type="character" w:customStyle="1" w:styleId="BodyTextIndent3Char">
    <w:name w:val="Body Text Indent 3 Char"/>
    <w:basedOn w:val="DefaultParagraphFont"/>
    <w:link w:val="BodyTextIndent3"/>
    <w:rsid w:val="0099714E"/>
    <w:rPr>
      <w:sz w:val="16"/>
      <w:szCs w:val="16"/>
      <w:lang w:eastAsia="en-US"/>
    </w:rPr>
  </w:style>
  <w:style w:type="character" w:customStyle="1" w:styleId="Heading4Char">
    <w:name w:val="Heading 4 Char"/>
    <w:aliases w:val="Heading 4 do not use Char"/>
    <w:basedOn w:val="DefaultParagraphFont"/>
    <w:link w:val="Heading4"/>
    <w:rsid w:val="00EC1050"/>
    <w:rPr>
      <w:rFonts w:cs="Arial"/>
    </w:rPr>
  </w:style>
  <w:style w:type="paragraph" w:customStyle="1" w:styleId="StyleHeading4Heading4donotuseLeft15Hanging063">
    <w:name w:val="Style Heading 4Heading 4 do not use + Left:  1.5&quot; Hanging:  0.63&quot;"/>
    <w:basedOn w:val="Heading4"/>
    <w:rsid w:val="00051DCC"/>
    <w:pPr>
      <w:numPr>
        <w:numId w:val="7"/>
      </w:numPr>
    </w:pPr>
  </w:style>
  <w:style w:type="paragraph" w:customStyle="1" w:styleId="SPECText1">
    <w:name w:val="SPECText[1]"/>
    <w:basedOn w:val="Normal"/>
    <w:rsid w:val="00CA152A"/>
    <w:pPr>
      <w:keepNext/>
      <w:numPr>
        <w:numId w:val="8"/>
      </w:numPr>
      <w:snapToGrid w:val="0"/>
      <w:spacing w:before="480"/>
      <w:outlineLvl w:val="0"/>
    </w:pPr>
    <w:rPr>
      <w:szCs w:val="20"/>
      <w:lang w:val="en-US"/>
    </w:rPr>
  </w:style>
  <w:style w:type="paragraph" w:customStyle="1" w:styleId="SPECText2">
    <w:name w:val="SPECText[2]"/>
    <w:basedOn w:val="Normal"/>
    <w:rsid w:val="00CA152A"/>
    <w:pPr>
      <w:keepNext/>
      <w:numPr>
        <w:ilvl w:val="1"/>
        <w:numId w:val="8"/>
      </w:numPr>
      <w:snapToGrid w:val="0"/>
      <w:spacing w:before="240"/>
      <w:outlineLvl w:val="1"/>
    </w:pPr>
    <w:rPr>
      <w:szCs w:val="20"/>
      <w:lang w:val="en-US"/>
    </w:rPr>
  </w:style>
  <w:style w:type="paragraph" w:customStyle="1" w:styleId="SPECText3">
    <w:name w:val="SPECText[3]"/>
    <w:basedOn w:val="Normal"/>
    <w:rsid w:val="00CA152A"/>
    <w:pPr>
      <w:numPr>
        <w:ilvl w:val="2"/>
        <w:numId w:val="8"/>
      </w:numPr>
      <w:snapToGrid w:val="0"/>
      <w:spacing w:before="240"/>
      <w:outlineLvl w:val="2"/>
    </w:pPr>
    <w:rPr>
      <w:szCs w:val="20"/>
      <w:lang w:val="en-US"/>
    </w:rPr>
  </w:style>
  <w:style w:type="paragraph" w:customStyle="1" w:styleId="SPECText4">
    <w:name w:val="SPECText[4]"/>
    <w:basedOn w:val="Normal"/>
    <w:rsid w:val="00CA152A"/>
    <w:pPr>
      <w:numPr>
        <w:ilvl w:val="3"/>
        <w:numId w:val="8"/>
      </w:numPr>
      <w:snapToGrid w:val="0"/>
      <w:outlineLvl w:val="3"/>
    </w:pPr>
    <w:rPr>
      <w:szCs w:val="20"/>
      <w:lang w:val="en-US"/>
    </w:rPr>
  </w:style>
  <w:style w:type="paragraph" w:customStyle="1" w:styleId="SPECText5">
    <w:name w:val="SPECText[5]"/>
    <w:basedOn w:val="Normal"/>
    <w:rsid w:val="00CA152A"/>
    <w:pPr>
      <w:numPr>
        <w:ilvl w:val="4"/>
        <w:numId w:val="8"/>
      </w:numPr>
      <w:snapToGrid w:val="0"/>
      <w:outlineLvl w:val="4"/>
    </w:pPr>
    <w:rPr>
      <w:szCs w:val="20"/>
      <w:lang w:val="en-US"/>
    </w:rPr>
  </w:style>
  <w:style w:type="paragraph" w:customStyle="1" w:styleId="SPECText6">
    <w:name w:val="SPECText[6]"/>
    <w:basedOn w:val="Normal"/>
    <w:rsid w:val="00CA152A"/>
    <w:pPr>
      <w:numPr>
        <w:ilvl w:val="5"/>
        <w:numId w:val="8"/>
      </w:numPr>
      <w:snapToGrid w:val="0"/>
      <w:outlineLvl w:val="5"/>
    </w:pPr>
    <w:rPr>
      <w:szCs w:val="20"/>
      <w:lang w:val="en-US"/>
    </w:rPr>
  </w:style>
  <w:style w:type="paragraph" w:customStyle="1" w:styleId="SPECText7">
    <w:name w:val="SPECText[7]"/>
    <w:basedOn w:val="Normal"/>
    <w:rsid w:val="00CA152A"/>
    <w:pPr>
      <w:numPr>
        <w:ilvl w:val="6"/>
        <w:numId w:val="8"/>
      </w:numPr>
      <w:snapToGrid w:val="0"/>
      <w:outlineLvl w:val="6"/>
    </w:pPr>
    <w:rPr>
      <w:szCs w:val="20"/>
      <w:lang w:val="en-US"/>
    </w:rPr>
  </w:style>
  <w:style w:type="paragraph" w:customStyle="1" w:styleId="SPECText8">
    <w:name w:val="SPECText[8]"/>
    <w:basedOn w:val="Normal"/>
    <w:rsid w:val="00CA152A"/>
    <w:pPr>
      <w:numPr>
        <w:ilvl w:val="7"/>
        <w:numId w:val="8"/>
      </w:numPr>
      <w:snapToGrid w:val="0"/>
      <w:outlineLvl w:val="7"/>
    </w:pPr>
    <w:rPr>
      <w:szCs w:val="20"/>
      <w:lang w:val="en-US"/>
    </w:rPr>
  </w:style>
  <w:style w:type="paragraph" w:customStyle="1" w:styleId="SPECText9">
    <w:name w:val="SPECText[9]"/>
    <w:basedOn w:val="Normal"/>
    <w:rsid w:val="00CA152A"/>
    <w:pPr>
      <w:numPr>
        <w:ilvl w:val="8"/>
        <w:numId w:val="8"/>
      </w:numPr>
      <w:snapToGrid w:val="0"/>
      <w:outlineLvl w:val="8"/>
    </w:pPr>
    <w:rPr>
      <w:szCs w:val="20"/>
      <w:lang w:val="en-US"/>
    </w:rPr>
  </w:style>
  <w:style w:type="character" w:styleId="CommentReference">
    <w:name w:val="annotation reference"/>
    <w:basedOn w:val="DefaultParagraphFont"/>
    <w:rsid w:val="00B26B65"/>
    <w:rPr>
      <w:sz w:val="16"/>
      <w:szCs w:val="16"/>
    </w:rPr>
  </w:style>
  <w:style w:type="paragraph" w:styleId="CommentText">
    <w:name w:val="annotation text"/>
    <w:basedOn w:val="Normal"/>
    <w:link w:val="CommentTextChar"/>
    <w:rsid w:val="00B26B65"/>
    <w:pPr>
      <w:jc w:val="both"/>
    </w:pPr>
    <w:rPr>
      <w:rFonts w:ascii="Arial" w:hAnsi="Arial"/>
      <w:szCs w:val="24"/>
      <w:lang w:val="en-US"/>
    </w:rPr>
  </w:style>
  <w:style w:type="character" w:customStyle="1" w:styleId="CommentTextChar">
    <w:name w:val="Comment Text Char"/>
    <w:basedOn w:val="DefaultParagraphFont"/>
    <w:link w:val="CommentText"/>
    <w:rsid w:val="00B26B65"/>
    <w:rPr>
      <w:rFonts w:ascii="Arial" w:hAnsi="Arial"/>
      <w:szCs w:val="24"/>
      <w:lang w:val="en-US" w:eastAsia="en-US"/>
    </w:rPr>
  </w:style>
  <w:style w:type="paragraph" w:customStyle="1" w:styleId="Tablelist">
    <w:name w:val="Table list"/>
    <w:basedOn w:val="EndnoteText"/>
    <w:rsid w:val="00307967"/>
    <w:rPr>
      <w:rFonts w:ascii="Book Antiqua" w:hAnsi="Book Antiqua"/>
      <w:lang w:val="en-US"/>
    </w:rPr>
  </w:style>
  <w:style w:type="paragraph" w:styleId="EndnoteText">
    <w:name w:val="endnote text"/>
    <w:basedOn w:val="Normal"/>
    <w:link w:val="EndnoteTextChar"/>
    <w:rsid w:val="00307967"/>
    <w:rPr>
      <w:szCs w:val="20"/>
    </w:rPr>
  </w:style>
  <w:style w:type="character" w:customStyle="1" w:styleId="EndnoteTextChar">
    <w:name w:val="Endnote Text Char"/>
    <w:basedOn w:val="DefaultParagraphFont"/>
    <w:link w:val="EndnoteText"/>
    <w:rsid w:val="00307967"/>
    <w:rPr>
      <w:lang w:eastAsia="en-US"/>
    </w:rPr>
  </w:style>
  <w:style w:type="paragraph" w:customStyle="1" w:styleId="EndofSection">
    <w:name w:val="End of Section"/>
    <w:basedOn w:val="Normal"/>
    <w:rsid w:val="00FD652A"/>
    <w:pPr>
      <w:suppressAutoHyphens/>
      <w:spacing w:before="240"/>
      <w:jc w:val="center"/>
    </w:pPr>
    <w:rPr>
      <w:caps/>
      <w:spacing w:val="-3"/>
      <w:szCs w:val="20"/>
      <w:lang w:val="en-GB"/>
    </w:rPr>
  </w:style>
  <w:style w:type="paragraph" w:customStyle="1" w:styleId="NotApplicable">
    <w:name w:val="Not Applicable"/>
    <w:basedOn w:val="Normal"/>
    <w:rsid w:val="00FD652A"/>
    <w:pPr>
      <w:spacing w:after="240"/>
      <w:ind w:left="1440"/>
    </w:pPr>
    <w:rPr>
      <w:szCs w:val="20"/>
      <w:lang w:val="en-GB"/>
    </w:rPr>
  </w:style>
  <w:style w:type="character" w:customStyle="1" w:styleId="Heading1Char">
    <w:name w:val="Heading 1 Char"/>
    <w:aliases w:val="Contents - level1 Char"/>
    <w:basedOn w:val="DefaultParagraphFont"/>
    <w:link w:val="Heading1"/>
    <w:rsid w:val="00D2591C"/>
  </w:style>
  <w:style w:type="character" w:customStyle="1" w:styleId="Heading5Char">
    <w:name w:val="Heading 5 Char"/>
    <w:aliases w:val="Heading 5 do not use Char"/>
    <w:link w:val="Heading5"/>
    <w:rsid w:val="00EC1050"/>
    <w:rPr>
      <w:rFonts w:cs="Arial"/>
    </w:rPr>
  </w:style>
  <w:style w:type="character" w:customStyle="1" w:styleId="Heading6Char">
    <w:name w:val="Heading 6 Char"/>
    <w:aliases w:val="Heading 6 do not use Char"/>
    <w:link w:val="Heading6"/>
    <w:rsid w:val="00EC1050"/>
    <w:rPr>
      <w:rFonts w:cs="Arial"/>
    </w:rPr>
  </w:style>
  <w:style w:type="character" w:customStyle="1" w:styleId="Heading7Char">
    <w:name w:val="Heading 7 Char"/>
    <w:link w:val="Heading7"/>
    <w:rsid w:val="00EC1050"/>
    <w:rPr>
      <w:rFonts w:cs="Arial"/>
    </w:rPr>
  </w:style>
  <w:style w:type="character" w:customStyle="1" w:styleId="Heading8Char">
    <w:name w:val="Heading 8 Char"/>
    <w:basedOn w:val="DefaultParagraphFont"/>
    <w:link w:val="Heading8"/>
    <w:rsid w:val="00EC1050"/>
    <w:rPr>
      <w:rFonts w:cs="Arial"/>
    </w:rPr>
  </w:style>
  <w:style w:type="character" w:customStyle="1" w:styleId="Heading9Char">
    <w:name w:val="Heading 9 Char"/>
    <w:basedOn w:val="DefaultParagraphFont"/>
    <w:link w:val="Heading9"/>
    <w:rsid w:val="00EC1050"/>
    <w:rPr>
      <w:rFonts w:cs="Arial"/>
    </w:rPr>
  </w:style>
  <w:style w:type="paragraph" w:styleId="Title">
    <w:name w:val="Title"/>
    <w:basedOn w:val="Normal"/>
    <w:link w:val="TitleChar"/>
    <w:qFormat/>
    <w:rsid w:val="00EC1050"/>
    <w:pPr>
      <w:keepNext/>
      <w:spacing w:before="160" w:after="30"/>
    </w:pPr>
    <w:rPr>
      <w:rFonts w:ascii="Arial Narrow" w:hAnsi="Arial Narrow"/>
      <w:b/>
    </w:rPr>
  </w:style>
  <w:style w:type="character" w:customStyle="1" w:styleId="TitleChar">
    <w:name w:val="Title Char"/>
    <w:basedOn w:val="DefaultParagraphFont"/>
    <w:link w:val="Title"/>
    <w:rsid w:val="00EC1050"/>
    <w:rPr>
      <w:rFonts w:ascii="Arial Narrow" w:hAnsi="Arial Narrow"/>
      <w:b/>
    </w:rPr>
  </w:style>
  <w:style w:type="character" w:customStyle="1" w:styleId="BodyTextChar">
    <w:name w:val="Body Text Char"/>
    <w:link w:val="BodyText"/>
    <w:uiPriority w:val="1"/>
    <w:rsid w:val="0006076F"/>
    <w:rPr>
      <w:rFonts w:ascii="Book Antiqua" w:hAnsi="Book Antiqua"/>
    </w:rPr>
  </w:style>
  <w:style w:type="character" w:styleId="Strong">
    <w:name w:val="Strong"/>
    <w:qFormat/>
    <w:rsid w:val="00EC1050"/>
    <w:rPr>
      <w:b/>
    </w:rPr>
  </w:style>
  <w:style w:type="paragraph" w:customStyle="1" w:styleId="20150421specs">
    <w:name w:val="2015.04.21_specs"/>
    <w:basedOn w:val="Heading1"/>
    <w:link w:val="20150421specsChar"/>
    <w:qFormat/>
    <w:rsid w:val="00EC1050"/>
    <w:pPr>
      <w:numPr>
        <w:numId w:val="0"/>
      </w:numPr>
      <w:tabs>
        <w:tab w:val="num" w:pos="720"/>
      </w:tabs>
      <w:ind w:left="720" w:hanging="720"/>
    </w:pPr>
  </w:style>
  <w:style w:type="character" w:customStyle="1" w:styleId="20150421specsChar">
    <w:name w:val="2015.04.21_specs Char"/>
    <w:basedOn w:val="Heading1Char"/>
    <w:link w:val="20150421specs"/>
    <w:rsid w:val="00EC1050"/>
  </w:style>
  <w:style w:type="paragraph" w:styleId="CommentSubject">
    <w:name w:val="annotation subject"/>
    <w:basedOn w:val="CommentText"/>
    <w:next w:val="CommentText"/>
    <w:link w:val="CommentSubjectChar"/>
    <w:rsid w:val="00977EE6"/>
    <w:pPr>
      <w:jc w:val="left"/>
    </w:pPr>
    <w:rPr>
      <w:rFonts w:ascii="Calibri" w:hAnsi="Calibri"/>
      <w:b/>
      <w:bCs/>
      <w:sz w:val="20"/>
      <w:szCs w:val="20"/>
      <w:lang w:val="en-CA"/>
    </w:rPr>
  </w:style>
  <w:style w:type="character" w:customStyle="1" w:styleId="CommentSubjectChar">
    <w:name w:val="Comment Subject Char"/>
    <w:basedOn w:val="CommentTextChar"/>
    <w:link w:val="CommentSubject"/>
    <w:rsid w:val="00977EE6"/>
    <w:rPr>
      <w:rFonts w:ascii="Arial" w:hAnsi="Arial"/>
      <w:b/>
      <w:bCs/>
      <w:sz w:val="20"/>
      <w:szCs w:val="20"/>
      <w:lang w:val="en-US" w:eastAsia="en-US"/>
    </w:rPr>
  </w:style>
  <w:style w:type="paragraph" w:styleId="Revision">
    <w:name w:val="Revision"/>
    <w:hidden/>
    <w:uiPriority w:val="99"/>
    <w:semiHidden/>
    <w:rsid w:val="00977EE6"/>
  </w:style>
  <w:style w:type="paragraph" w:customStyle="1" w:styleId="NormalTableText">
    <w:name w:val="Normal Table Text"/>
    <w:basedOn w:val="Normal"/>
    <w:rsid w:val="0094362E"/>
    <w:pPr>
      <w:widowControl w:val="0"/>
      <w:spacing w:before="60" w:after="60"/>
    </w:pPr>
    <w:rPr>
      <w:rFonts w:ascii="Arial" w:hAnsi="Arial"/>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45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4e4b16ef-884a-48ae-a049-b7ef16954bb1">ENVCPD-83-866</_dlc_DocId>
    <_dlc_DocIdUrl xmlns="4e4b16ef-884a-48ae-a049-b7ef16954bb1">
      <Url>https://mycloud.york.ca/projects/EnvServProgramDeliveryOffice/ProjectServer/AEL/_layouts/DocIdRedir.aspx?ID=ENVCPD-83-866</Url>
      <Description>ENVCPD-83-866</Description>
    </_dlc_DocIdUrl>
    <Last_x0020_Updated xmlns="8223cc71-67a7-42d8-a3b5-1f2adbc7b2f7">2017-05-02T04:00:00+00:00</Last_x0020_Updated>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C8EB43B80798C4FB094C17ED1216626" ma:contentTypeVersion="1" ma:contentTypeDescription="Create a new document." ma:contentTypeScope="" ma:versionID="073b7a34b49a57bbd70c7d6b4c1e9a16">
  <xsd:schema xmlns:xsd="http://www.w3.org/2001/XMLSchema" xmlns:xs="http://www.w3.org/2001/XMLSchema" xmlns:p="http://schemas.microsoft.com/office/2006/metadata/properties" xmlns:ns2="4e4b16ef-884a-48ae-a049-b7ef16954bb1" xmlns:ns3="8223cc71-67a7-42d8-a3b5-1f2adbc7b2f7" targetNamespace="http://schemas.microsoft.com/office/2006/metadata/properties" ma:root="true" ma:fieldsID="16f5e20caed8fe777cb69239184cfe29" ns2:_="" ns3:_="">
    <xsd:import namespace="4e4b16ef-884a-48ae-a049-b7ef16954bb1"/>
    <xsd:import namespace="8223cc71-67a7-42d8-a3b5-1f2adbc7b2f7"/>
    <xsd:element name="properties">
      <xsd:complexType>
        <xsd:sequence>
          <xsd:element name="documentManagement">
            <xsd:complexType>
              <xsd:all>
                <xsd:element ref="ns2:_dlc_DocId" minOccurs="0"/>
                <xsd:element ref="ns2:_dlc_DocIdUrl" minOccurs="0"/>
                <xsd:element ref="ns2:_dlc_DocIdPersistId" minOccurs="0"/>
                <xsd:element ref="ns3:Last_x0020_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b16ef-884a-48ae-a049-b7ef16954b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223cc71-67a7-42d8-a3b5-1f2adbc7b2f7" elementFormDefault="qualified">
    <xsd:import namespace="http://schemas.microsoft.com/office/2006/documentManagement/types"/>
    <xsd:import namespace="http://schemas.microsoft.com/office/infopath/2007/PartnerControls"/>
    <xsd:element name="Last_x0020_Updated" ma:index="11" nillable="true" ma:displayName="Last Updated" ma:format="DateOnly" ma:internalName="Last_x0020_Upd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A05C46-A0D8-472E-B7AE-B76BF351BE7C}">
  <ds:schemaRefs>
    <ds:schemaRef ds:uri="http://schemas.microsoft.com/sharepoint/events"/>
  </ds:schemaRefs>
</ds:datastoreItem>
</file>

<file path=customXml/itemProps2.xml><?xml version="1.0" encoding="utf-8"?>
<ds:datastoreItem xmlns:ds="http://schemas.openxmlformats.org/officeDocument/2006/customXml" ds:itemID="{BF5CF862-3834-4ECF-8C5A-CFED43FB55CF}">
  <ds:schemaRefs>
    <ds:schemaRef ds:uri="http://schemas.microsoft.com/office/2006/metadata/properties"/>
    <ds:schemaRef ds:uri="http://schemas.microsoft.com/office/infopath/2007/PartnerControls"/>
    <ds:schemaRef ds:uri="4e4b16ef-884a-48ae-a049-b7ef16954bb1"/>
    <ds:schemaRef ds:uri="8223cc71-67a7-42d8-a3b5-1f2adbc7b2f7"/>
  </ds:schemaRefs>
</ds:datastoreItem>
</file>

<file path=customXml/itemProps3.xml><?xml version="1.0" encoding="utf-8"?>
<ds:datastoreItem xmlns:ds="http://schemas.openxmlformats.org/officeDocument/2006/customXml" ds:itemID="{FAE5DD72-B657-484D-B511-3A0C1EB5AD07}">
  <ds:schemaRefs>
    <ds:schemaRef ds:uri="http://schemas.openxmlformats.org/officeDocument/2006/bibliography"/>
  </ds:schemaRefs>
</ds:datastoreItem>
</file>

<file path=customXml/itemProps4.xml><?xml version="1.0" encoding="utf-8"?>
<ds:datastoreItem xmlns:ds="http://schemas.openxmlformats.org/officeDocument/2006/customXml" ds:itemID="{A28A59AC-30B2-4ABD-B58F-CBF9A0499A98}">
  <ds:schemaRefs>
    <ds:schemaRef ds:uri="http://schemas.microsoft.com/sharepoint/v3/contenttype/forms"/>
  </ds:schemaRefs>
</ds:datastoreItem>
</file>

<file path=customXml/itemProps5.xml><?xml version="1.0" encoding="utf-8"?>
<ds:datastoreItem xmlns:ds="http://schemas.openxmlformats.org/officeDocument/2006/customXml" ds:itemID="{0602BA5B-D23E-4587-9C6F-034DB2288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4b16ef-884a-48ae-a049-b7ef16954bb1"/>
    <ds:schemaRef ds:uri="8223cc71-67a7-42d8-a3b5-1f2adbc7b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12</Pages>
  <Words>3913</Words>
  <Characters>22307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05120_Structural_Steel (Apr 13, 2016)</vt:lpstr>
    </vt:vector>
  </TitlesOfParts>
  <Company>York Region</Company>
  <LinksUpToDate>false</LinksUpToDate>
  <CharactersWithSpaces>26168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05120_Structural_Steel (Apr 13, 2016)</dc:title>
  <dc:creator>Adley-McGinnis, Andrea</dc:creator>
  <cp:lastModifiedBy>Mabel Chow</cp:lastModifiedBy>
  <cp:revision>8</cp:revision>
  <cp:lastPrinted>2013-08-01T15:51:00Z</cp:lastPrinted>
  <dcterms:created xsi:type="dcterms:W3CDTF">2016-04-13T15:00:00Z</dcterms:created>
  <dcterms:modified xsi:type="dcterms:W3CDTF">2022-11-26T16:12:00Z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9cc1830f-7b9e-4322-979e-4b384123ca66</vt:lpwstr>
  </property>
  <property fmtid="{D5CDD505-2E9C-101B-9397-08002B2CF9AE}" pid="3" name="ContentTypeId">
    <vt:lpwstr>0x0101002C8EB43B80798C4FB094C17ED1216626</vt:lpwstr>
  </property>
</Properties>
</file>