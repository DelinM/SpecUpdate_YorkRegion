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Spec="center" w:tblpY="1"/>
        <w:tblOverlap w:val="never"/>
        <w:tblW w:w="0" w:type="auto"/>
        <w:tblLayout w:type="fixed"/>
        <w:tblLook w:val="0000" w:firstRow="0" w:lastRow="0" w:firstColumn="0" w:lastColumn="0" w:noHBand="0" w:noVBand="0"/>
      </w:tblPr>
      <w:tblGrid>
        <w:gridCol w:w="1004"/>
        <w:gridCol w:w="1980"/>
        <w:gridCol w:w="5863"/>
      </w:tblGrid>
      <w:tr w:rsidR="00F71A0E" w:rsidRPr="00EC3183" w:rsidDel="009C173A" w14:paraId="6FE5372F" w14:textId="323CBB26" w:rsidTr="00841BC0">
        <w:trPr>
          <w:cantSplit/>
          <w:del w:id="0" w:author="Johnny Pang" w:date="2022-04-17T13:37:00Z"/>
        </w:trPr>
        <w:tc>
          <w:tcPr>
            <w:tcW w:w="1004" w:type="dxa"/>
            <w:tcBorders>
              <w:top w:val="double" w:sz="6" w:space="0" w:color="auto"/>
              <w:left w:val="double" w:sz="6" w:space="0" w:color="auto"/>
              <w:bottom w:val="single" w:sz="6" w:space="0" w:color="auto"/>
              <w:right w:val="single" w:sz="6" w:space="0" w:color="auto"/>
            </w:tcBorders>
          </w:tcPr>
          <w:p w14:paraId="4B364440" w14:textId="60B54B04" w:rsidR="00F71A0E" w:rsidRPr="00EC3183" w:rsidDel="009C173A" w:rsidRDefault="00F71A0E" w:rsidP="00841BC0">
            <w:pPr>
              <w:pStyle w:val="TableHeading"/>
              <w:rPr>
                <w:del w:id="1" w:author="Johnny Pang" w:date="2022-04-17T13:37:00Z"/>
                <w:rFonts w:asciiTheme="minorHAnsi" w:hAnsiTheme="minorHAnsi"/>
                <w:sz w:val="22"/>
              </w:rPr>
            </w:pPr>
            <w:del w:id="2" w:author="Johnny Pang" w:date="2022-04-17T13:37:00Z">
              <w:r w:rsidRPr="00EC3183" w:rsidDel="009C173A">
                <w:rPr>
                  <w:rFonts w:asciiTheme="minorHAnsi" w:hAnsiTheme="minorHAnsi"/>
                  <w:sz w:val="22"/>
                </w:rPr>
                <w:delText>Version</w:delText>
              </w:r>
            </w:del>
          </w:p>
        </w:tc>
        <w:tc>
          <w:tcPr>
            <w:tcW w:w="1980" w:type="dxa"/>
            <w:tcBorders>
              <w:top w:val="double" w:sz="6" w:space="0" w:color="auto"/>
              <w:left w:val="single" w:sz="6" w:space="0" w:color="auto"/>
              <w:bottom w:val="single" w:sz="6" w:space="0" w:color="auto"/>
              <w:right w:val="single" w:sz="6" w:space="0" w:color="auto"/>
            </w:tcBorders>
          </w:tcPr>
          <w:p w14:paraId="7BE52FE0" w14:textId="2E0807C7" w:rsidR="00F71A0E" w:rsidRPr="00EC3183" w:rsidDel="009C173A" w:rsidRDefault="00F71A0E" w:rsidP="00841BC0">
            <w:pPr>
              <w:pStyle w:val="TableHeading"/>
              <w:rPr>
                <w:del w:id="3" w:author="Johnny Pang" w:date="2022-04-17T13:37:00Z"/>
                <w:rFonts w:asciiTheme="minorHAnsi" w:hAnsiTheme="minorHAnsi"/>
                <w:sz w:val="22"/>
              </w:rPr>
            </w:pPr>
            <w:del w:id="4" w:author="Johnny Pang" w:date="2022-04-17T13:37:00Z">
              <w:r w:rsidRPr="00EC3183" w:rsidDel="009C173A">
                <w:rPr>
                  <w:rFonts w:asciiTheme="minorHAnsi" w:hAnsiTheme="minorHAnsi"/>
                  <w:sz w:val="22"/>
                </w:rPr>
                <w:delText>Date</w:delText>
              </w:r>
            </w:del>
          </w:p>
        </w:tc>
        <w:tc>
          <w:tcPr>
            <w:tcW w:w="5863" w:type="dxa"/>
            <w:tcBorders>
              <w:top w:val="double" w:sz="6" w:space="0" w:color="auto"/>
              <w:left w:val="single" w:sz="6" w:space="0" w:color="auto"/>
              <w:bottom w:val="single" w:sz="6" w:space="0" w:color="auto"/>
              <w:right w:val="double" w:sz="6" w:space="0" w:color="auto"/>
            </w:tcBorders>
          </w:tcPr>
          <w:p w14:paraId="226AA268" w14:textId="14CA5C1F" w:rsidR="00F71A0E" w:rsidRPr="00EC3183" w:rsidDel="009C173A" w:rsidRDefault="00F71A0E" w:rsidP="00841BC0">
            <w:pPr>
              <w:pStyle w:val="TableHeading"/>
              <w:rPr>
                <w:del w:id="5" w:author="Johnny Pang" w:date="2022-04-17T13:37:00Z"/>
                <w:rFonts w:asciiTheme="minorHAnsi" w:hAnsiTheme="minorHAnsi"/>
                <w:sz w:val="22"/>
              </w:rPr>
            </w:pPr>
            <w:del w:id="6" w:author="Johnny Pang" w:date="2022-04-17T13:37:00Z">
              <w:r w:rsidRPr="00EC3183" w:rsidDel="009C173A">
                <w:rPr>
                  <w:rFonts w:asciiTheme="minorHAnsi" w:hAnsiTheme="minorHAnsi"/>
                  <w:sz w:val="22"/>
                </w:rPr>
                <w:delText>Description of Revisions</w:delText>
              </w:r>
            </w:del>
          </w:p>
        </w:tc>
      </w:tr>
      <w:tr w:rsidR="00653658" w:rsidRPr="00EC3183" w:rsidDel="009C173A" w14:paraId="49104600" w14:textId="4310FBF3" w:rsidTr="00653658">
        <w:trPr>
          <w:cantSplit/>
          <w:del w:id="7" w:author="Johnny Pang" w:date="2022-04-17T13:37:00Z"/>
        </w:trPr>
        <w:tc>
          <w:tcPr>
            <w:tcW w:w="1004" w:type="dxa"/>
            <w:tcBorders>
              <w:top w:val="single" w:sz="6" w:space="0" w:color="auto"/>
              <w:left w:val="double" w:sz="6" w:space="0" w:color="auto"/>
              <w:bottom w:val="single" w:sz="6" w:space="0" w:color="auto"/>
              <w:right w:val="single" w:sz="6" w:space="0" w:color="auto"/>
            </w:tcBorders>
          </w:tcPr>
          <w:p w14:paraId="06EE9E66" w14:textId="7B989C43" w:rsidR="00653658" w:rsidRPr="00EC3183" w:rsidDel="009C173A" w:rsidRDefault="00D708AB" w:rsidP="00841BC0">
            <w:pPr>
              <w:pStyle w:val="NormalTableText"/>
              <w:rPr>
                <w:del w:id="8" w:author="Johnny Pang" w:date="2022-04-17T13:37:00Z"/>
                <w:rFonts w:asciiTheme="minorHAnsi" w:hAnsiTheme="minorHAnsi"/>
                <w:sz w:val="22"/>
              </w:rPr>
            </w:pPr>
            <w:del w:id="9" w:author="Johnny Pang" w:date="2022-04-17T13:37:00Z">
              <w:r w:rsidRPr="00EC3183" w:rsidDel="009C173A">
                <w:rPr>
                  <w:rFonts w:asciiTheme="minorHAnsi" w:hAnsiTheme="minorHAnsi"/>
                  <w:sz w:val="22"/>
                </w:rPr>
                <w:delText>1</w:delText>
              </w:r>
            </w:del>
          </w:p>
        </w:tc>
        <w:tc>
          <w:tcPr>
            <w:tcW w:w="1980" w:type="dxa"/>
            <w:tcBorders>
              <w:top w:val="single" w:sz="6" w:space="0" w:color="auto"/>
              <w:left w:val="single" w:sz="6" w:space="0" w:color="auto"/>
              <w:bottom w:val="single" w:sz="6" w:space="0" w:color="auto"/>
              <w:right w:val="single" w:sz="6" w:space="0" w:color="auto"/>
            </w:tcBorders>
          </w:tcPr>
          <w:p w14:paraId="0B3F67C7" w14:textId="74CD48C4" w:rsidR="00653658" w:rsidRPr="00EC3183" w:rsidDel="009C173A" w:rsidRDefault="00EC3183" w:rsidP="00841BC0">
            <w:pPr>
              <w:pStyle w:val="NormalTableText"/>
              <w:rPr>
                <w:del w:id="10" w:author="Johnny Pang" w:date="2022-04-17T13:37:00Z"/>
                <w:rFonts w:asciiTheme="minorHAnsi" w:hAnsiTheme="minorHAnsi"/>
                <w:sz w:val="22"/>
              </w:rPr>
            </w:pPr>
            <w:del w:id="11" w:author="Johnny Pang" w:date="2022-04-17T13:37:00Z">
              <w:r w:rsidRPr="00EC3183" w:rsidDel="009C173A">
                <w:rPr>
                  <w:rFonts w:asciiTheme="minorHAnsi" w:hAnsiTheme="minorHAnsi"/>
                  <w:sz w:val="22"/>
                </w:rPr>
                <w:delText>March 21,2016</w:delText>
              </w:r>
            </w:del>
          </w:p>
        </w:tc>
        <w:tc>
          <w:tcPr>
            <w:tcW w:w="5863" w:type="dxa"/>
            <w:tcBorders>
              <w:top w:val="single" w:sz="6" w:space="0" w:color="auto"/>
              <w:left w:val="single" w:sz="6" w:space="0" w:color="auto"/>
              <w:bottom w:val="single" w:sz="6" w:space="0" w:color="auto"/>
              <w:right w:val="double" w:sz="6" w:space="0" w:color="auto"/>
            </w:tcBorders>
          </w:tcPr>
          <w:p w14:paraId="1A7D0407" w14:textId="5551ED7F" w:rsidR="00653658" w:rsidRPr="00EC3183" w:rsidDel="009C173A" w:rsidRDefault="00D708AB" w:rsidP="00D708AB">
            <w:pPr>
              <w:pStyle w:val="NormalTableText"/>
              <w:rPr>
                <w:del w:id="12" w:author="Johnny Pang" w:date="2022-04-17T13:37:00Z"/>
                <w:rFonts w:asciiTheme="minorHAnsi" w:hAnsiTheme="minorHAnsi"/>
                <w:sz w:val="22"/>
              </w:rPr>
            </w:pPr>
            <w:del w:id="13" w:author="Johnny Pang" w:date="2022-04-17T13:37:00Z">
              <w:r w:rsidRPr="00EC3183" w:rsidDel="009C173A">
                <w:rPr>
                  <w:rFonts w:asciiTheme="minorHAnsi" w:hAnsiTheme="minorHAnsi"/>
                  <w:sz w:val="22"/>
                </w:rPr>
                <w:delText>New spec based on 02200 and OPSS 503</w:delText>
              </w:r>
              <w:r w:rsidR="00314887" w:rsidDel="009C173A">
                <w:rPr>
                  <w:rFonts w:asciiTheme="minorHAnsi" w:hAnsiTheme="minorHAnsi"/>
                  <w:sz w:val="22"/>
                </w:rPr>
                <w:delText xml:space="preserve"> (AAM)</w:delText>
              </w:r>
            </w:del>
          </w:p>
        </w:tc>
      </w:tr>
      <w:tr w:rsidR="00653658" w:rsidRPr="00EC3183" w:rsidDel="009C173A" w14:paraId="7D66B256" w14:textId="7BD560A6" w:rsidTr="00841BC0">
        <w:trPr>
          <w:cantSplit/>
          <w:del w:id="14" w:author="Johnny Pang" w:date="2022-04-17T13:37:00Z"/>
        </w:trPr>
        <w:tc>
          <w:tcPr>
            <w:tcW w:w="1004" w:type="dxa"/>
            <w:tcBorders>
              <w:top w:val="single" w:sz="6" w:space="0" w:color="auto"/>
              <w:left w:val="double" w:sz="6" w:space="0" w:color="auto"/>
              <w:bottom w:val="double" w:sz="6" w:space="0" w:color="auto"/>
              <w:right w:val="single" w:sz="6" w:space="0" w:color="auto"/>
            </w:tcBorders>
          </w:tcPr>
          <w:p w14:paraId="105A5674" w14:textId="438D8DBE" w:rsidR="00653658" w:rsidRPr="00EC3183" w:rsidDel="009C173A" w:rsidRDefault="004F3112" w:rsidP="00841BC0">
            <w:pPr>
              <w:pStyle w:val="NormalTableText"/>
              <w:rPr>
                <w:del w:id="15" w:author="Johnny Pang" w:date="2022-04-17T13:37:00Z"/>
                <w:rFonts w:asciiTheme="minorHAnsi" w:hAnsiTheme="minorHAnsi"/>
                <w:sz w:val="22"/>
              </w:rPr>
            </w:pPr>
            <w:del w:id="16" w:author="Johnny Pang" w:date="2022-04-17T13:37:00Z">
              <w:r w:rsidDel="009C173A">
                <w:rPr>
                  <w:rFonts w:asciiTheme="minorHAnsi" w:hAnsiTheme="minorHAnsi"/>
                  <w:sz w:val="22"/>
                </w:rPr>
                <w:delText>2</w:delText>
              </w:r>
            </w:del>
          </w:p>
        </w:tc>
        <w:tc>
          <w:tcPr>
            <w:tcW w:w="1980" w:type="dxa"/>
            <w:tcBorders>
              <w:top w:val="single" w:sz="6" w:space="0" w:color="auto"/>
              <w:left w:val="single" w:sz="6" w:space="0" w:color="auto"/>
              <w:bottom w:val="double" w:sz="6" w:space="0" w:color="auto"/>
              <w:right w:val="single" w:sz="6" w:space="0" w:color="auto"/>
            </w:tcBorders>
          </w:tcPr>
          <w:p w14:paraId="74B35B8E" w14:textId="589C7A56" w:rsidR="00653658" w:rsidRPr="00EC3183" w:rsidDel="009C173A" w:rsidRDefault="004F3112" w:rsidP="00841BC0">
            <w:pPr>
              <w:pStyle w:val="NormalTableText"/>
              <w:rPr>
                <w:del w:id="17" w:author="Johnny Pang" w:date="2022-04-17T13:37:00Z"/>
                <w:rFonts w:asciiTheme="minorHAnsi" w:hAnsiTheme="minorHAnsi"/>
                <w:sz w:val="22"/>
              </w:rPr>
            </w:pPr>
            <w:del w:id="18" w:author="Johnny Pang" w:date="2022-04-17T13:37:00Z">
              <w:r w:rsidDel="009C173A">
                <w:rPr>
                  <w:rFonts w:asciiTheme="minorHAnsi" w:hAnsiTheme="minorHAnsi"/>
                  <w:sz w:val="22"/>
                </w:rPr>
                <w:delText>May 2, 2016</w:delText>
              </w:r>
            </w:del>
          </w:p>
        </w:tc>
        <w:tc>
          <w:tcPr>
            <w:tcW w:w="5863" w:type="dxa"/>
            <w:tcBorders>
              <w:top w:val="single" w:sz="6" w:space="0" w:color="auto"/>
              <w:left w:val="single" w:sz="6" w:space="0" w:color="auto"/>
              <w:bottom w:val="double" w:sz="6" w:space="0" w:color="auto"/>
              <w:right w:val="double" w:sz="6" w:space="0" w:color="auto"/>
            </w:tcBorders>
          </w:tcPr>
          <w:p w14:paraId="1FCC585D" w14:textId="66EF0D12" w:rsidR="00653658" w:rsidRPr="00EC3183" w:rsidDel="009C173A" w:rsidRDefault="004F3112" w:rsidP="004F3112">
            <w:pPr>
              <w:pStyle w:val="NormalTableText"/>
              <w:rPr>
                <w:del w:id="19" w:author="Johnny Pang" w:date="2022-04-17T13:37:00Z"/>
                <w:rFonts w:asciiTheme="minorHAnsi" w:hAnsiTheme="minorHAnsi"/>
                <w:sz w:val="22"/>
              </w:rPr>
            </w:pPr>
            <w:del w:id="20" w:author="Johnny Pang" w:date="2022-04-17T13:37:00Z">
              <w:r w:rsidDel="009C173A">
                <w:rPr>
                  <w:rFonts w:asciiTheme="minorHAnsi" w:hAnsiTheme="minorHAnsi"/>
                  <w:sz w:val="22"/>
                </w:rPr>
                <w:delText>Updated date reference for  OPSS 490 (AAM)</w:delText>
              </w:r>
            </w:del>
          </w:p>
        </w:tc>
      </w:tr>
    </w:tbl>
    <w:p w14:paraId="5EB951CD" w14:textId="0661942E" w:rsidR="00F71A0E" w:rsidRPr="002018A0" w:rsidDel="009C173A" w:rsidRDefault="002018A0" w:rsidP="002018A0">
      <w:pPr>
        <w:pStyle w:val="Heading1"/>
        <w:rPr>
          <w:del w:id="21" w:author="Johnny Pang" w:date="2022-04-17T13:36:00Z"/>
          <w:rPrChange w:id="22" w:author="Johnny Pang" w:date="2022-11-30T17:57:00Z">
            <w:rPr>
              <w:del w:id="23" w:author="Johnny Pang" w:date="2022-04-17T13:36:00Z"/>
              <w:rFonts w:asciiTheme="minorHAnsi" w:hAnsiTheme="minorHAnsi"/>
              <w:szCs w:val="22"/>
            </w:rPr>
          </w:rPrChange>
        </w:rPr>
        <w:pPrChange w:id="24" w:author="Johnny Pang" w:date="2022-11-30T17:57:00Z">
          <w:pPr>
            <w:pStyle w:val="Heading1"/>
            <w:numPr>
              <w:numId w:val="0"/>
            </w:numPr>
            <w:tabs>
              <w:tab w:val="clear" w:pos="720"/>
            </w:tabs>
            <w:ind w:firstLine="0"/>
          </w:pPr>
        </w:pPrChange>
      </w:pPr>
      <w:ins w:id="25" w:author="Johnny Pang" w:date="2022-11-30T17:57:00Z">
        <w:r>
          <w:t>G</w:t>
        </w:r>
      </w:ins>
    </w:p>
    <w:p w14:paraId="06841A5D" w14:textId="52F43325" w:rsidR="00F71A0E" w:rsidRPr="002018A0" w:rsidDel="009C173A" w:rsidRDefault="00F71A0E" w:rsidP="002018A0">
      <w:pPr>
        <w:pStyle w:val="Heading1"/>
        <w:rPr>
          <w:del w:id="26" w:author="Johnny Pang" w:date="2022-04-17T13:36:00Z"/>
          <w:rPrChange w:id="27" w:author="Johnny Pang" w:date="2022-11-30T17:57:00Z">
            <w:rPr>
              <w:del w:id="28" w:author="Johnny Pang" w:date="2022-04-17T13:36:00Z"/>
              <w:rFonts w:asciiTheme="minorHAnsi" w:hAnsiTheme="minorHAnsi"/>
            </w:rPr>
          </w:rPrChange>
        </w:rPr>
        <w:pPrChange w:id="29" w:author="Johnny Pang" w:date="2022-11-30T17:57:00Z">
          <w:pPr>
            <w:pStyle w:val="BodyText"/>
            <w:pBdr>
              <w:top w:val="single" w:sz="4" w:space="1" w:color="auto"/>
              <w:left w:val="single" w:sz="4" w:space="0" w:color="auto"/>
              <w:bottom w:val="single" w:sz="4" w:space="1" w:color="auto"/>
              <w:right w:val="single" w:sz="4" w:space="4" w:color="auto"/>
            </w:pBdr>
          </w:pPr>
        </w:pPrChange>
      </w:pPr>
      <w:del w:id="30" w:author="Johnny Pang" w:date="2022-04-17T13:36:00Z">
        <w:r w:rsidRPr="002018A0" w:rsidDel="009C173A">
          <w:rPr>
            <w:rPrChange w:id="31" w:author="Johnny Pang" w:date="2022-11-30T17:57:00Z">
              <w:rPr>
                <w:rFonts w:asciiTheme="minorHAnsi" w:hAnsiTheme="minorHAnsi"/>
              </w:rPr>
            </w:rPrChange>
          </w:rPr>
          <w:delText>NOTE:</w:delText>
        </w:r>
      </w:del>
    </w:p>
    <w:p w14:paraId="14F4230D" w14:textId="4F42A800" w:rsidR="00F71A0E" w:rsidRPr="002018A0" w:rsidDel="009C173A" w:rsidRDefault="00F71A0E" w:rsidP="002018A0">
      <w:pPr>
        <w:pStyle w:val="Heading1"/>
        <w:rPr>
          <w:del w:id="32" w:author="Johnny Pang" w:date="2022-04-17T13:36:00Z"/>
          <w:rPrChange w:id="33" w:author="Johnny Pang" w:date="2022-11-30T17:57:00Z">
            <w:rPr>
              <w:del w:id="34" w:author="Johnny Pang" w:date="2022-04-17T13:36:00Z"/>
              <w:rFonts w:asciiTheme="minorHAnsi" w:hAnsiTheme="minorHAnsi"/>
            </w:rPr>
          </w:rPrChange>
        </w:rPr>
        <w:pPrChange w:id="35" w:author="Johnny Pang" w:date="2022-11-30T17:57:00Z">
          <w:pPr>
            <w:pStyle w:val="BodyText"/>
            <w:pBdr>
              <w:top w:val="single" w:sz="4" w:space="1" w:color="auto"/>
              <w:left w:val="single" w:sz="4" w:space="0" w:color="auto"/>
              <w:bottom w:val="single" w:sz="4" w:space="1" w:color="auto"/>
              <w:right w:val="single" w:sz="4" w:space="4" w:color="auto"/>
            </w:pBdr>
          </w:pPr>
        </w:pPrChange>
      </w:pPr>
      <w:del w:id="36" w:author="Johnny Pang" w:date="2022-04-17T13:36:00Z">
        <w:r w:rsidRPr="002018A0" w:rsidDel="009C173A">
          <w:rPr>
            <w:rPrChange w:id="37" w:author="Johnny Pang" w:date="2022-11-30T17:57:00Z">
              <w:rPr>
                <w:rFonts w:asciiTheme="minorHAnsi" w:hAnsiTheme="minorHAnsi"/>
              </w:rPr>
            </w:rPrChange>
          </w:rPr>
          <w:delText>This is a CONTROLLED Document. Any documents appearing in paper form are not controlled and should be checked against the on-line file version prior to use.</w:delText>
        </w:r>
      </w:del>
    </w:p>
    <w:p w14:paraId="74F16536" w14:textId="463B550A" w:rsidR="00F71A0E" w:rsidRPr="002018A0" w:rsidDel="009C173A" w:rsidRDefault="00F71A0E" w:rsidP="002018A0">
      <w:pPr>
        <w:pStyle w:val="Heading1"/>
        <w:rPr>
          <w:del w:id="38" w:author="Johnny Pang" w:date="2022-04-17T13:36:00Z"/>
          <w:rPrChange w:id="39" w:author="Johnny Pang" w:date="2022-11-30T17:57:00Z">
            <w:rPr>
              <w:del w:id="40" w:author="Johnny Pang" w:date="2022-04-17T13:36:00Z"/>
              <w:rFonts w:asciiTheme="minorHAnsi" w:hAnsiTheme="minorHAnsi"/>
            </w:rPr>
          </w:rPrChange>
        </w:rPr>
        <w:pPrChange w:id="41" w:author="Johnny Pang" w:date="2022-11-30T17:57:00Z">
          <w:pPr>
            <w:pStyle w:val="BodyText"/>
            <w:pBdr>
              <w:top w:val="single" w:sz="4" w:space="1" w:color="auto"/>
              <w:left w:val="single" w:sz="4" w:space="0" w:color="auto"/>
              <w:bottom w:val="single" w:sz="4" w:space="1" w:color="auto"/>
              <w:right w:val="single" w:sz="4" w:space="4" w:color="auto"/>
            </w:pBdr>
          </w:pPr>
        </w:pPrChange>
      </w:pPr>
      <w:del w:id="42" w:author="Johnny Pang" w:date="2022-04-17T13:36:00Z">
        <w:r w:rsidRPr="002018A0" w:rsidDel="009C173A">
          <w:rPr>
            <w:rPrChange w:id="43" w:author="Johnny Pang" w:date="2022-11-30T17:57:00Z">
              <w:rPr>
                <w:rFonts w:asciiTheme="minorHAnsi" w:hAnsiTheme="minorHAnsi"/>
                <w:b/>
                <w:bCs/>
              </w:rPr>
            </w:rPrChange>
          </w:rPr>
          <w:delText xml:space="preserve">Notice: </w:delText>
        </w:r>
        <w:r w:rsidRPr="002018A0" w:rsidDel="009C173A">
          <w:rPr>
            <w:rPrChange w:id="44" w:author="Johnny Pang" w:date="2022-11-30T17:57:00Z">
              <w:rPr>
                <w:rFonts w:asciiTheme="minorHAnsi" w:hAnsiTheme="minorHAnsi"/>
              </w:rPr>
            </w:rPrChange>
          </w:rPr>
          <w:delText>This Document hardcopy must be used for reference purpose only.</w:delText>
        </w:r>
      </w:del>
    </w:p>
    <w:p w14:paraId="6BC4D15C" w14:textId="6F23F724" w:rsidR="00F71A0E" w:rsidRPr="002018A0" w:rsidDel="009C173A" w:rsidRDefault="00F71A0E" w:rsidP="002018A0">
      <w:pPr>
        <w:pStyle w:val="Heading1"/>
        <w:rPr>
          <w:del w:id="45" w:author="Johnny Pang" w:date="2022-04-17T13:36:00Z"/>
          <w:rPrChange w:id="46" w:author="Johnny Pang" w:date="2022-11-30T17:57:00Z">
            <w:rPr>
              <w:del w:id="47" w:author="Johnny Pang" w:date="2022-04-17T13:36:00Z"/>
              <w:rFonts w:asciiTheme="minorHAnsi" w:hAnsiTheme="minorHAnsi"/>
              <w:b/>
              <w:bCs/>
            </w:rPr>
          </w:rPrChange>
        </w:rPr>
        <w:pPrChange w:id="48" w:author="Johnny Pang" w:date="2022-11-30T17:57:00Z">
          <w:pPr>
            <w:pStyle w:val="BodyText"/>
            <w:pBdr>
              <w:top w:val="single" w:sz="4" w:space="1" w:color="auto"/>
              <w:left w:val="single" w:sz="4" w:space="0" w:color="auto"/>
              <w:bottom w:val="single" w:sz="4" w:space="1" w:color="auto"/>
              <w:right w:val="single" w:sz="4" w:space="4" w:color="auto"/>
            </w:pBdr>
          </w:pPr>
        </w:pPrChange>
      </w:pPr>
      <w:del w:id="49" w:author="Johnny Pang" w:date="2022-04-17T13:36:00Z">
        <w:r w:rsidRPr="002018A0" w:rsidDel="009C173A">
          <w:rPr>
            <w:rPrChange w:id="50" w:author="Johnny Pang" w:date="2022-11-30T17:57:00Z">
              <w:rPr>
                <w:rFonts w:asciiTheme="minorHAnsi" w:hAnsiTheme="minorHAnsi"/>
                <w:b/>
              </w:rPr>
            </w:rPrChange>
          </w:rPr>
          <w:delText>The on-line copy is the current version of the document.</w:delText>
        </w:r>
      </w:del>
    </w:p>
    <w:p w14:paraId="78A0A34A" w14:textId="51CD1EC8" w:rsidR="00841BC0" w:rsidRPr="002018A0" w:rsidDel="009C173A" w:rsidRDefault="00841BC0" w:rsidP="002018A0">
      <w:pPr>
        <w:pStyle w:val="Heading1"/>
        <w:rPr>
          <w:del w:id="51" w:author="Johnny Pang" w:date="2022-04-17T13:36:00Z"/>
          <w:rPrChange w:id="52" w:author="Johnny Pang" w:date="2022-11-30T17:57:00Z">
            <w:rPr>
              <w:del w:id="53" w:author="Johnny Pang" w:date="2022-04-17T13:36:00Z"/>
              <w:rFonts w:asciiTheme="minorHAnsi" w:hAnsiTheme="minorHAnsi"/>
            </w:rPr>
          </w:rPrChange>
        </w:rPr>
        <w:pPrChange w:id="54" w:author="Johnny Pang" w:date="2022-11-30T17:57:00Z">
          <w:pPr>
            <w:pStyle w:val="BodyText"/>
          </w:pPr>
        </w:pPrChange>
      </w:pPr>
    </w:p>
    <w:p w14:paraId="1EA1C6AF" w14:textId="4522BE7D" w:rsidR="00EC3183" w:rsidRPr="002018A0" w:rsidDel="009C173A" w:rsidRDefault="00EC3183" w:rsidP="002018A0">
      <w:pPr>
        <w:pStyle w:val="Heading1"/>
        <w:rPr>
          <w:del w:id="55" w:author="Johnny Pang" w:date="2022-04-17T13:36:00Z"/>
          <w:rPrChange w:id="56" w:author="Johnny Pang" w:date="2022-11-30T17:57:00Z">
            <w:rPr>
              <w:del w:id="57" w:author="Johnny Pang" w:date="2022-04-17T13:36:00Z"/>
              <w:rFonts w:asciiTheme="minorHAnsi" w:hAnsiTheme="minorHAnsi"/>
            </w:rPr>
          </w:rPrChange>
        </w:rPr>
        <w:pPrChange w:id="58" w:author="Johnny Pang" w:date="2022-11-30T17:57:00Z">
          <w:pPr/>
        </w:pPrChange>
      </w:pPr>
    </w:p>
    <w:p w14:paraId="753D1745" w14:textId="60F2A776" w:rsidR="00EC3183" w:rsidRPr="002018A0" w:rsidDel="009C173A" w:rsidRDefault="00EC3183" w:rsidP="002018A0">
      <w:pPr>
        <w:pStyle w:val="Heading1"/>
        <w:rPr>
          <w:del w:id="59" w:author="Johnny Pang" w:date="2022-04-17T13:36:00Z"/>
          <w:rPrChange w:id="60" w:author="Johnny Pang" w:date="2022-11-30T17:57:00Z">
            <w:rPr>
              <w:del w:id="61" w:author="Johnny Pang" w:date="2022-04-17T13:36:00Z"/>
              <w:rFonts w:asciiTheme="minorHAnsi" w:hAnsiTheme="minorHAnsi"/>
            </w:rPr>
          </w:rPrChange>
        </w:rPr>
        <w:pPrChange w:id="62" w:author="Johnny Pang" w:date="2022-11-30T17:57:00Z">
          <w:pPr/>
        </w:pPrChange>
      </w:pPr>
    </w:p>
    <w:p w14:paraId="3AA444D9" w14:textId="3C6351B9" w:rsidR="00F6204E" w:rsidRPr="002018A0" w:rsidRDefault="00F71A0E" w:rsidP="002018A0">
      <w:pPr>
        <w:pStyle w:val="Heading1"/>
        <w:rPr>
          <w:rPrChange w:id="63" w:author="Johnny Pang" w:date="2022-11-30T17:57:00Z">
            <w:rPr>
              <w:rFonts w:asciiTheme="minorHAnsi" w:hAnsiTheme="minorHAnsi"/>
              <w:szCs w:val="22"/>
            </w:rPr>
          </w:rPrChange>
        </w:rPr>
      </w:pPr>
      <w:del w:id="64" w:author="Johnny Pang" w:date="2022-11-30T17:57:00Z">
        <w:r w:rsidRPr="002018A0" w:rsidDel="002018A0">
          <w:rPr>
            <w:rPrChange w:id="65" w:author="Johnny Pang" w:date="2022-11-30T17:57:00Z">
              <w:rPr>
                <w:rFonts w:asciiTheme="minorHAnsi" w:hAnsiTheme="minorHAnsi"/>
                <w:szCs w:val="22"/>
              </w:rPr>
            </w:rPrChange>
          </w:rPr>
          <w:br w:type="page"/>
        </w:r>
        <w:r w:rsidR="00960901" w:rsidRPr="002018A0" w:rsidDel="002018A0">
          <w:rPr>
            <w:rPrChange w:id="66" w:author="Johnny Pang" w:date="2022-11-30T17:57:00Z">
              <w:rPr>
                <w:rFonts w:asciiTheme="minorHAnsi" w:hAnsiTheme="minorHAnsi"/>
                <w:szCs w:val="22"/>
              </w:rPr>
            </w:rPrChange>
          </w:rPr>
          <w:delText>G</w:delText>
        </w:r>
      </w:del>
      <w:r w:rsidR="00960901" w:rsidRPr="002018A0">
        <w:rPr>
          <w:rPrChange w:id="67" w:author="Johnny Pang" w:date="2022-11-30T17:57:00Z">
            <w:rPr>
              <w:rFonts w:asciiTheme="minorHAnsi" w:hAnsiTheme="minorHAnsi"/>
              <w:szCs w:val="22"/>
            </w:rPr>
          </w:rPrChange>
        </w:rPr>
        <w:t>Eneral</w:t>
      </w:r>
    </w:p>
    <w:p w14:paraId="6D62354E" w14:textId="77777777" w:rsidR="00BC5E9D" w:rsidRPr="00EC3183" w:rsidRDefault="00BC5E9D" w:rsidP="00BC5E9D">
      <w:pPr>
        <w:pStyle w:val="Heading2"/>
        <w:rPr>
          <w:rFonts w:asciiTheme="minorHAnsi" w:hAnsiTheme="minorHAnsi"/>
          <w:szCs w:val="22"/>
        </w:rPr>
      </w:pPr>
      <w:r w:rsidRPr="00EC3183">
        <w:rPr>
          <w:rFonts w:asciiTheme="minorHAnsi" w:hAnsiTheme="minorHAnsi"/>
          <w:szCs w:val="22"/>
        </w:rPr>
        <w:t>Related Sections</w:t>
      </w:r>
    </w:p>
    <w:p w14:paraId="6BA3DAD5" w14:textId="2A1AC772" w:rsidR="00BC5E9D" w:rsidRPr="00EC3183" w:rsidDel="007D2FD1" w:rsidRDefault="00BC5E9D" w:rsidP="00BC5E9D">
      <w:pPr>
        <w:pStyle w:val="Heading3"/>
        <w:numPr>
          <w:ilvl w:val="0"/>
          <w:numId w:val="0"/>
        </w:numPr>
        <w:ind w:left="720"/>
        <w:rPr>
          <w:del w:id="68" w:author="Axel Ouillet" w:date="2022-03-22T15:28:00Z"/>
          <w:rFonts w:asciiTheme="minorHAnsi" w:hAnsiTheme="minorHAnsi"/>
          <w:i/>
          <w:szCs w:val="22"/>
          <w:highlight w:val="yellow"/>
        </w:rPr>
      </w:pPr>
      <w:del w:id="69" w:author="Axel Ouillet" w:date="2022-03-22T15:28:00Z">
        <w:r w:rsidRPr="00EC3183" w:rsidDel="007D2FD1">
          <w:rPr>
            <w:rFonts w:asciiTheme="minorHAnsi" w:hAnsiTheme="minorHAnsi"/>
            <w:i/>
            <w:szCs w:val="22"/>
            <w:highlight w:val="yellow"/>
          </w:rPr>
          <w:delTex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delText>
        </w:r>
      </w:del>
    </w:p>
    <w:p w14:paraId="080F13FE" w14:textId="60621AC8" w:rsidR="00BC5E9D" w:rsidRPr="00EC3183" w:rsidDel="007D2FD1" w:rsidRDefault="00BC5E9D" w:rsidP="00BC5E9D">
      <w:pPr>
        <w:pStyle w:val="Heading3"/>
        <w:numPr>
          <w:ilvl w:val="0"/>
          <w:numId w:val="0"/>
        </w:numPr>
        <w:ind w:left="720"/>
        <w:rPr>
          <w:del w:id="70" w:author="Axel Ouillet" w:date="2022-03-22T15:28:00Z"/>
          <w:rFonts w:asciiTheme="minorHAnsi" w:hAnsiTheme="minorHAnsi"/>
          <w:i/>
          <w:szCs w:val="22"/>
          <w:highlight w:val="yellow"/>
        </w:rPr>
      </w:pPr>
    </w:p>
    <w:p w14:paraId="457EBF6E" w14:textId="1BFA91B6" w:rsidR="00BC5E9D" w:rsidRPr="00EC3183" w:rsidDel="007D2FD1" w:rsidRDefault="00BC5E9D" w:rsidP="00BC5E9D">
      <w:pPr>
        <w:pStyle w:val="Heading3"/>
        <w:numPr>
          <w:ilvl w:val="0"/>
          <w:numId w:val="0"/>
        </w:numPr>
        <w:ind w:left="720"/>
        <w:rPr>
          <w:del w:id="71" w:author="Axel Ouillet" w:date="2022-03-22T15:28:00Z"/>
          <w:rFonts w:asciiTheme="minorHAnsi" w:hAnsiTheme="minorHAnsi"/>
          <w:i/>
          <w:szCs w:val="22"/>
          <w:highlight w:val="yellow"/>
        </w:rPr>
      </w:pPr>
      <w:del w:id="72" w:author="Axel Ouillet" w:date="2022-03-22T15:28:00Z">
        <w:r w:rsidRPr="00EC3183" w:rsidDel="007D2FD1">
          <w:rPr>
            <w:rFonts w:asciiTheme="minorHAnsi" w:hAnsiTheme="minorHAnsi"/>
            <w:i/>
            <w:szCs w:val="22"/>
            <w:highlight w:val="yellow"/>
          </w:rPr>
          <w:delText>Cross-referencing here may also be used to coordinate assemblies or systems whose components may span multiple Sections and which must meet certain performance requirements as an assembly or system.</w:delText>
        </w:r>
      </w:del>
    </w:p>
    <w:p w14:paraId="2A82B5BB" w14:textId="76B4ADC8" w:rsidR="00BC5E9D" w:rsidRPr="00EC3183" w:rsidDel="007D2FD1" w:rsidRDefault="00BC5E9D" w:rsidP="00BC5E9D">
      <w:pPr>
        <w:pStyle w:val="Heading3"/>
        <w:numPr>
          <w:ilvl w:val="0"/>
          <w:numId w:val="0"/>
        </w:numPr>
        <w:ind w:left="720"/>
        <w:rPr>
          <w:del w:id="73" w:author="Axel Ouillet" w:date="2022-03-22T15:28:00Z"/>
          <w:rFonts w:asciiTheme="minorHAnsi" w:hAnsiTheme="minorHAnsi"/>
          <w:i/>
          <w:szCs w:val="22"/>
          <w:highlight w:val="yellow"/>
        </w:rPr>
      </w:pPr>
    </w:p>
    <w:p w14:paraId="73828772" w14:textId="067947E0" w:rsidR="00BC5E9D" w:rsidRPr="00EC3183" w:rsidDel="007D2FD1" w:rsidRDefault="00BC5E9D" w:rsidP="00BC5E9D">
      <w:pPr>
        <w:pStyle w:val="Heading3"/>
        <w:numPr>
          <w:ilvl w:val="0"/>
          <w:numId w:val="0"/>
        </w:numPr>
        <w:ind w:left="720"/>
        <w:rPr>
          <w:del w:id="74" w:author="Axel Ouillet" w:date="2022-03-22T15:28:00Z"/>
          <w:rFonts w:asciiTheme="minorHAnsi" w:hAnsiTheme="minorHAnsi"/>
          <w:i/>
          <w:szCs w:val="22"/>
          <w:highlight w:val="yellow"/>
        </w:rPr>
      </w:pPr>
      <w:del w:id="75" w:author="Axel Ouillet" w:date="2022-03-22T15:28:00Z">
        <w:r w:rsidRPr="00EC3183" w:rsidDel="007D2FD1">
          <w:rPr>
            <w:rFonts w:asciiTheme="minorHAnsi" w:hAnsiTheme="minorHAnsi"/>
            <w:i/>
            <w:szCs w:val="22"/>
            <w:highlight w:val="yellow"/>
          </w:rPr>
          <w:delText>Contractor is responsible for coordination of the Work. Contractor is responsible for being familiar with and incorporating all required elements of cross-referenced Specifications cited.</w:delText>
        </w:r>
      </w:del>
    </w:p>
    <w:p w14:paraId="71930950" w14:textId="75C70FC6" w:rsidR="00BC5E9D" w:rsidRPr="00EC3183" w:rsidDel="007D2FD1" w:rsidRDefault="00BC5E9D" w:rsidP="00BC5E9D">
      <w:pPr>
        <w:pStyle w:val="Heading3"/>
        <w:numPr>
          <w:ilvl w:val="0"/>
          <w:numId w:val="0"/>
        </w:numPr>
        <w:ind w:left="720"/>
        <w:rPr>
          <w:del w:id="76" w:author="Axel Ouillet" w:date="2022-03-22T15:28:00Z"/>
          <w:rFonts w:asciiTheme="minorHAnsi" w:hAnsiTheme="minorHAnsi"/>
          <w:i/>
          <w:szCs w:val="22"/>
          <w:highlight w:val="yellow"/>
        </w:rPr>
      </w:pPr>
    </w:p>
    <w:p w14:paraId="30D9274B" w14:textId="6CD76A99" w:rsidR="00BC5E9D" w:rsidRPr="00EC3183" w:rsidDel="007D2FD1" w:rsidRDefault="00BC5E9D" w:rsidP="00BC5E9D">
      <w:pPr>
        <w:pStyle w:val="Heading3"/>
        <w:numPr>
          <w:ilvl w:val="0"/>
          <w:numId w:val="0"/>
        </w:numPr>
        <w:ind w:left="720"/>
        <w:rPr>
          <w:del w:id="77" w:author="Axel Ouillet" w:date="2022-03-22T15:28:00Z"/>
          <w:rFonts w:asciiTheme="minorHAnsi" w:hAnsiTheme="minorHAnsi"/>
          <w:i/>
          <w:szCs w:val="22"/>
          <w:highlight w:val="yellow"/>
        </w:rPr>
      </w:pPr>
      <w:del w:id="78" w:author="Axel Ouillet" w:date="2022-03-22T15:28:00Z">
        <w:r w:rsidRPr="00EC3183" w:rsidDel="007D2FD1">
          <w:rPr>
            <w:rFonts w:asciiTheme="minorHAnsi" w:hAnsiTheme="minorHAnsi"/>
            <w:i/>
            <w:szCs w:val="22"/>
            <w:highlight w:val="yellow"/>
          </w:rPr>
          <w:delText>This Section is to be completed/updated during the design development by the Consultant. If it is not applicable to the section for the specific project it may be deleted.]</w:delText>
        </w:r>
      </w:del>
    </w:p>
    <w:p w14:paraId="15C52B03" w14:textId="1F216825" w:rsidR="00BC5E9D" w:rsidRPr="00EC3183" w:rsidDel="007D2FD1" w:rsidRDefault="00BC5E9D" w:rsidP="00BC5E9D">
      <w:pPr>
        <w:pStyle w:val="Heading3"/>
        <w:numPr>
          <w:ilvl w:val="0"/>
          <w:numId w:val="0"/>
        </w:numPr>
        <w:ind w:left="720"/>
        <w:rPr>
          <w:del w:id="79" w:author="Axel Ouillet" w:date="2022-03-22T15:28:00Z"/>
          <w:rFonts w:asciiTheme="minorHAnsi" w:hAnsiTheme="minorHAnsi"/>
          <w:i/>
          <w:szCs w:val="22"/>
          <w:highlight w:val="yellow"/>
        </w:rPr>
      </w:pPr>
    </w:p>
    <w:p w14:paraId="480FBF7F" w14:textId="3DB2E7BC" w:rsidR="00BC5E9D" w:rsidRPr="00EC3183" w:rsidDel="007D2FD1" w:rsidRDefault="00BC5E9D" w:rsidP="00BC5E9D">
      <w:pPr>
        <w:pStyle w:val="Heading3"/>
        <w:numPr>
          <w:ilvl w:val="0"/>
          <w:numId w:val="0"/>
        </w:numPr>
        <w:ind w:left="720"/>
        <w:rPr>
          <w:del w:id="80" w:author="Axel Ouillet" w:date="2022-03-22T15:28:00Z"/>
          <w:rFonts w:asciiTheme="minorHAnsi" w:hAnsiTheme="minorHAnsi"/>
          <w:i/>
          <w:szCs w:val="22"/>
          <w:highlight w:val="yellow"/>
        </w:rPr>
      </w:pPr>
      <w:del w:id="81" w:author="Axel Ouillet" w:date="2022-03-22T15:28:00Z">
        <w:r w:rsidRPr="00EC3183" w:rsidDel="007D2FD1">
          <w:rPr>
            <w:rFonts w:asciiTheme="minorHAnsi" w:hAnsiTheme="minorHAnsi"/>
            <w:i/>
            <w:szCs w:val="22"/>
            <w:highlight w:val="yellow"/>
          </w:rPr>
          <w:delText>[List Sections specifying installation of products supplied but not installed under this Section and indicate specific items.]</w:delText>
        </w:r>
      </w:del>
    </w:p>
    <w:p w14:paraId="1F3247D3" w14:textId="6FFDAF20" w:rsidR="00BC5E9D" w:rsidRPr="00EC3183" w:rsidDel="007D2FD1" w:rsidRDefault="00BC5E9D" w:rsidP="00630262">
      <w:pPr>
        <w:pStyle w:val="Heading3"/>
        <w:rPr>
          <w:del w:id="82" w:author="Axel Ouillet" w:date="2022-03-22T15:28:00Z"/>
          <w:rFonts w:asciiTheme="minorHAnsi" w:hAnsiTheme="minorHAnsi"/>
          <w:szCs w:val="22"/>
        </w:rPr>
      </w:pPr>
      <w:del w:id="83" w:author="Axel Ouillet" w:date="2022-03-22T15:28:00Z">
        <w:r w:rsidRPr="00EC3183" w:rsidDel="007D2FD1">
          <w:rPr>
            <w:rFonts w:asciiTheme="minorHAnsi" w:hAnsiTheme="minorHAnsi"/>
            <w:szCs w:val="22"/>
          </w:rPr>
          <w:delText xml:space="preserve">Section </w:delText>
        </w:r>
        <w:r w:rsidRPr="00EC3183" w:rsidDel="007D2FD1">
          <w:rPr>
            <w:rFonts w:asciiTheme="minorHAnsi" w:hAnsiTheme="minorHAnsi"/>
            <w:szCs w:val="22"/>
            <w:highlight w:val="yellow"/>
          </w:rPr>
          <w:delText>[______ – ____________]:</w:delText>
        </w:r>
        <w:r w:rsidRPr="00EC3183" w:rsidDel="007D2FD1">
          <w:rPr>
            <w:rFonts w:asciiTheme="minorHAnsi" w:hAnsiTheme="minorHAnsi"/>
            <w:szCs w:val="22"/>
          </w:rPr>
          <w:delText xml:space="preserve">  Execution requirements for </w:delText>
        </w:r>
        <w:r w:rsidRPr="00EC3183" w:rsidDel="007D2FD1">
          <w:rPr>
            <w:rFonts w:asciiTheme="minorHAnsi" w:hAnsiTheme="minorHAnsi"/>
            <w:szCs w:val="22"/>
            <w:highlight w:val="yellow"/>
          </w:rPr>
          <w:delText>...[item]...</w:delText>
        </w:r>
        <w:r w:rsidRPr="00EC3183" w:rsidDel="007D2FD1">
          <w:rPr>
            <w:rFonts w:asciiTheme="minorHAnsi" w:hAnsiTheme="minorHAnsi"/>
            <w:szCs w:val="22"/>
          </w:rPr>
          <w:delText xml:space="preserve">  specified under this Section.</w:delText>
        </w:r>
      </w:del>
    </w:p>
    <w:p w14:paraId="66FA3793" w14:textId="72344520" w:rsidR="00BC5E9D" w:rsidRPr="00EC3183" w:rsidDel="007D2FD1" w:rsidRDefault="00BC5E9D" w:rsidP="00BC5E9D">
      <w:pPr>
        <w:pStyle w:val="Heading3"/>
        <w:numPr>
          <w:ilvl w:val="0"/>
          <w:numId w:val="0"/>
        </w:numPr>
        <w:ind w:left="720"/>
        <w:rPr>
          <w:del w:id="84" w:author="Axel Ouillet" w:date="2022-03-22T15:28:00Z"/>
          <w:rFonts w:asciiTheme="minorHAnsi" w:hAnsiTheme="minorHAnsi"/>
          <w:i/>
          <w:szCs w:val="22"/>
          <w:highlight w:val="yellow"/>
        </w:rPr>
      </w:pPr>
    </w:p>
    <w:p w14:paraId="2832FF03" w14:textId="523EFD12" w:rsidR="00BC5E9D" w:rsidRPr="00EC3183" w:rsidDel="007D2FD1" w:rsidRDefault="00BC5E9D" w:rsidP="00BC5E9D">
      <w:pPr>
        <w:pStyle w:val="Heading3"/>
        <w:numPr>
          <w:ilvl w:val="0"/>
          <w:numId w:val="0"/>
        </w:numPr>
        <w:ind w:left="720"/>
        <w:rPr>
          <w:del w:id="85" w:author="Axel Ouillet" w:date="2022-03-22T15:28:00Z"/>
          <w:rFonts w:asciiTheme="minorHAnsi" w:hAnsiTheme="minorHAnsi"/>
          <w:i/>
          <w:szCs w:val="22"/>
          <w:highlight w:val="yellow"/>
        </w:rPr>
      </w:pPr>
      <w:del w:id="86" w:author="Axel Ouillet" w:date="2022-03-22T15:28:00Z">
        <w:r w:rsidRPr="00EC3183" w:rsidDel="007D2FD1">
          <w:rPr>
            <w:rFonts w:asciiTheme="minorHAnsi" w:hAnsiTheme="minorHAnsi"/>
            <w:i/>
            <w:szCs w:val="22"/>
            <w:highlight w:val="yellow"/>
          </w:rPr>
          <w:delText>[List Sections specifying products installed but not supplied under this Section and indicate specific items.]</w:delText>
        </w:r>
      </w:del>
    </w:p>
    <w:p w14:paraId="476DCC30" w14:textId="7F6FB1C7" w:rsidR="00BC5E9D" w:rsidRPr="00EC3183" w:rsidDel="007D2FD1" w:rsidRDefault="00BC5E9D" w:rsidP="00630262">
      <w:pPr>
        <w:pStyle w:val="Heading3"/>
        <w:rPr>
          <w:del w:id="87" w:author="Axel Ouillet" w:date="2022-03-22T15:28:00Z"/>
          <w:rFonts w:asciiTheme="minorHAnsi" w:hAnsiTheme="minorHAnsi"/>
          <w:szCs w:val="22"/>
        </w:rPr>
      </w:pPr>
      <w:del w:id="88" w:author="Axel Ouillet" w:date="2022-03-22T15:28:00Z">
        <w:r w:rsidRPr="00EC3183" w:rsidDel="007D2FD1">
          <w:rPr>
            <w:rFonts w:asciiTheme="minorHAnsi" w:hAnsiTheme="minorHAnsi"/>
            <w:szCs w:val="22"/>
          </w:rPr>
          <w:delText xml:space="preserve">Section </w:delText>
        </w:r>
        <w:r w:rsidRPr="00EC3183" w:rsidDel="007D2FD1">
          <w:rPr>
            <w:rFonts w:asciiTheme="minorHAnsi" w:hAnsiTheme="minorHAnsi"/>
            <w:szCs w:val="22"/>
            <w:highlight w:val="yellow"/>
          </w:rPr>
          <w:delText>[______ – ____________]:</w:delText>
        </w:r>
        <w:r w:rsidRPr="00EC3183" w:rsidDel="007D2FD1">
          <w:rPr>
            <w:rFonts w:asciiTheme="minorHAnsi" w:hAnsiTheme="minorHAnsi"/>
            <w:szCs w:val="22"/>
          </w:rPr>
          <w:delText xml:space="preserve">  Product requirements for </w:delText>
        </w:r>
        <w:r w:rsidRPr="00EC3183" w:rsidDel="007D2FD1">
          <w:rPr>
            <w:rFonts w:asciiTheme="minorHAnsi" w:hAnsiTheme="minorHAnsi"/>
            <w:szCs w:val="22"/>
            <w:highlight w:val="yellow"/>
          </w:rPr>
          <w:delText>...[item]...</w:delText>
        </w:r>
        <w:r w:rsidRPr="00EC3183" w:rsidDel="007D2FD1">
          <w:rPr>
            <w:rFonts w:asciiTheme="minorHAnsi" w:hAnsiTheme="minorHAnsi"/>
            <w:szCs w:val="22"/>
          </w:rPr>
          <w:delText xml:space="preserve">  for installation under this Section.</w:delText>
        </w:r>
      </w:del>
    </w:p>
    <w:p w14:paraId="5A3F2CD2" w14:textId="7B0412E7" w:rsidR="00BC5E9D" w:rsidRPr="00EC3183" w:rsidDel="007D2FD1" w:rsidRDefault="00BC5E9D" w:rsidP="00BC5E9D">
      <w:pPr>
        <w:pStyle w:val="Heading3"/>
        <w:numPr>
          <w:ilvl w:val="0"/>
          <w:numId w:val="0"/>
        </w:numPr>
        <w:ind w:left="720"/>
        <w:rPr>
          <w:del w:id="89" w:author="Axel Ouillet" w:date="2022-03-22T15:28:00Z"/>
          <w:rFonts w:asciiTheme="minorHAnsi" w:hAnsiTheme="minorHAnsi"/>
          <w:i/>
          <w:szCs w:val="22"/>
          <w:highlight w:val="yellow"/>
        </w:rPr>
      </w:pPr>
    </w:p>
    <w:p w14:paraId="44A756E5" w14:textId="13E06CE8" w:rsidR="00BC5E9D" w:rsidRPr="00EC3183" w:rsidDel="007D2FD1" w:rsidRDefault="00BC5E9D" w:rsidP="00BC5E9D">
      <w:pPr>
        <w:pStyle w:val="Heading3"/>
        <w:numPr>
          <w:ilvl w:val="0"/>
          <w:numId w:val="0"/>
        </w:numPr>
        <w:ind w:left="720"/>
        <w:rPr>
          <w:del w:id="90" w:author="Axel Ouillet" w:date="2022-03-22T15:28:00Z"/>
          <w:rFonts w:asciiTheme="minorHAnsi" w:hAnsiTheme="minorHAnsi"/>
          <w:i/>
          <w:szCs w:val="22"/>
        </w:rPr>
      </w:pPr>
      <w:del w:id="91" w:author="Axel Ouillet" w:date="2022-03-22T15:28:00Z">
        <w:r w:rsidRPr="00EC3183" w:rsidDel="007D2FD1">
          <w:rPr>
            <w:rFonts w:asciiTheme="minorHAnsi" w:hAnsiTheme="minorHAnsi"/>
            <w:i/>
            <w:szCs w:val="22"/>
            <w:highlight w:val="yellow"/>
          </w:rPr>
          <w:delText>[List Sections specifying related requirements.]</w:delText>
        </w:r>
      </w:del>
    </w:p>
    <w:p w14:paraId="62BD6A87" w14:textId="7571A0DE" w:rsidR="00BC5E9D" w:rsidRPr="00EC3183" w:rsidDel="007D2FD1" w:rsidRDefault="00BC5E9D" w:rsidP="00BC5E9D">
      <w:pPr>
        <w:pStyle w:val="Heading3"/>
        <w:tabs>
          <w:tab w:val="num" w:pos="1440"/>
        </w:tabs>
        <w:ind w:left="1440"/>
        <w:rPr>
          <w:del w:id="92" w:author="Axel Ouillet" w:date="2022-03-22T15:28:00Z"/>
          <w:rFonts w:asciiTheme="minorHAnsi" w:hAnsiTheme="minorHAnsi"/>
          <w:szCs w:val="22"/>
        </w:rPr>
      </w:pPr>
      <w:del w:id="93" w:author="Axel Ouillet" w:date="2022-03-22T15:28:00Z">
        <w:r w:rsidRPr="00EC3183" w:rsidDel="007D2FD1">
          <w:rPr>
            <w:rFonts w:asciiTheme="minorHAnsi" w:hAnsiTheme="minorHAnsi"/>
            <w:szCs w:val="22"/>
          </w:rPr>
          <w:delText xml:space="preserve">Section </w:delText>
        </w:r>
        <w:r w:rsidRPr="00EC3183" w:rsidDel="007D2FD1">
          <w:rPr>
            <w:rFonts w:asciiTheme="minorHAnsi" w:hAnsiTheme="minorHAnsi"/>
            <w:szCs w:val="22"/>
            <w:highlight w:val="yellow"/>
          </w:rPr>
          <w:delText>[______ – ____________]:  [Optional short phrase indicating relationship].</w:delText>
        </w:r>
      </w:del>
    </w:p>
    <w:p w14:paraId="7AB8F5AF" w14:textId="3508819A" w:rsidR="00725E7C" w:rsidRPr="00EC3183" w:rsidRDefault="00725E7C" w:rsidP="00EC3183">
      <w:pPr>
        <w:pStyle w:val="Heading4"/>
        <w:rPr>
          <w:rFonts w:asciiTheme="minorHAnsi" w:hAnsiTheme="minorHAnsi"/>
          <w:szCs w:val="22"/>
          <w:highlight w:val="yellow"/>
        </w:rPr>
      </w:pPr>
      <w:r w:rsidRPr="00EC3183">
        <w:rPr>
          <w:rFonts w:asciiTheme="minorHAnsi" w:hAnsiTheme="minorHAnsi"/>
          <w:szCs w:val="22"/>
          <w:highlight w:val="yellow"/>
        </w:rPr>
        <w:t xml:space="preserve">Section 01550 </w:t>
      </w:r>
      <w:r w:rsidR="0034176C" w:rsidRPr="00EC3183">
        <w:rPr>
          <w:rFonts w:asciiTheme="minorHAnsi" w:hAnsiTheme="minorHAnsi"/>
          <w:szCs w:val="22"/>
          <w:highlight w:val="yellow"/>
        </w:rPr>
        <w:t xml:space="preserve">– </w:t>
      </w:r>
      <w:r w:rsidRPr="00EC3183">
        <w:rPr>
          <w:rFonts w:asciiTheme="minorHAnsi" w:hAnsiTheme="minorHAnsi"/>
          <w:szCs w:val="22"/>
          <w:highlight w:val="yellow"/>
        </w:rPr>
        <w:t>Traffic Control</w:t>
      </w:r>
    </w:p>
    <w:p w14:paraId="06FC3556" w14:textId="328DBD44" w:rsidR="00725E7C" w:rsidRPr="00EC3183" w:rsidRDefault="0034176C" w:rsidP="00EC3183">
      <w:pPr>
        <w:pStyle w:val="Heading4"/>
        <w:rPr>
          <w:rFonts w:asciiTheme="minorHAnsi" w:hAnsiTheme="minorHAnsi"/>
          <w:szCs w:val="22"/>
          <w:highlight w:val="yellow"/>
        </w:rPr>
      </w:pPr>
      <w:r w:rsidRPr="00EC3183">
        <w:rPr>
          <w:rFonts w:asciiTheme="minorHAnsi" w:hAnsiTheme="minorHAnsi"/>
          <w:szCs w:val="22"/>
          <w:highlight w:val="yellow"/>
        </w:rPr>
        <w:t>Section 01561 – Environmental Protection</w:t>
      </w:r>
    </w:p>
    <w:p w14:paraId="3AE3A253" w14:textId="78FE3362" w:rsidR="0034176C" w:rsidRPr="00EC3183" w:rsidDel="009C173A" w:rsidRDefault="0034176C" w:rsidP="00EC3183">
      <w:pPr>
        <w:pStyle w:val="Heading4"/>
        <w:rPr>
          <w:del w:id="94" w:author="Johnny Pang" w:date="2022-04-17T13:37:00Z"/>
          <w:rFonts w:asciiTheme="minorHAnsi" w:hAnsiTheme="minorHAnsi"/>
          <w:szCs w:val="22"/>
          <w:highlight w:val="yellow"/>
        </w:rPr>
      </w:pPr>
      <w:del w:id="95" w:author="Johnny Pang" w:date="2022-04-17T13:37:00Z">
        <w:r w:rsidRPr="00EC3183" w:rsidDel="009C173A">
          <w:rPr>
            <w:rFonts w:asciiTheme="minorHAnsi" w:hAnsiTheme="minorHAnsi"/>
            <w:szCs w:val="22"/>
            <w:highlight w:val="yellow"/>
          </w:rPr>
          <w:delText>Section 01571 – Temporary Erosion and Sediment Controls</w:delText>
        </w:r>
      </w:del>
    </w:p>
    <w:p w14:paraId="17ACA6FF" w14:textId="49CEE8B0" w:rsidR="00BC5E9D" w:rsidRDefault="00BC5E9D" w:rsidP="00EC3183">
      <w:pPr>
        <w:pStyle w:val="Heading4"/>
        <w:rPr>
          <w:ins w:id="96" w:author="Johnny Pang" w:date="2022-04-17T13:38:00Z"/>
          <w:rFonts w:asciiTheme="minorHAnsi" w:hAnsiTheme="minorHAnsi"/>
          <w:szCs w:val="22"/>
          <w:highlight w:val="yellow"/>
        </w:rPr>
      </w:pPr>
      <w:r w:rsidRPr="00EC3183">
        <w:rPr>
          <w:rFonts w:asciiTheme="minorHAnsi" w:hAnsiTheme="minorHAnsi"/>
          <w:szCs w:val="22"/>
          <w:highlight w:val="yellow"/>
        </w:rPr>
        <w:t xml:space="preserve">Section </w:t>
      </w:r>
      <w:del w:id="97" w:author="Johnny Pang" w:date="2022-04-17T13:38:00Z">
        <w:r w:rsidRPr="00EC3183" w:rsidDel="009C173A">
          <w:rPr>
            <w:rFonts w:asciiTheme="minorHAnsi" w:hAnsiTheme="minorHAnsi"/>
            <w:szCs w:val="22"/>
            <w:highlight w:val="yellow"/>
          </w:rPr>
          <w:delText>02</w:delText>
        </w:r>
        <w:r w:rsidR="00725E7C" w:rsidRPr="00EC3183" w:rsidDel="009C173A">
          <w:rPr>
            <w:rFonts w:asciiTheme="minorHAnsi" w:hAnsiTheme="minorHAnsi"/>
            <w:szCs w:val="22"/>
            <w:highlight w:val="yellow"/>
          </w:rPr>
          <w:delText>310</w:delText>
        </w:r>
        <w:r w:rsidRPr="00EC3183" w:rsidDel="009C173A">
          <w:rPr>
            <w:rFonts w:asciiTheme="minorHAnsi" w:hAnsiTheme="minorHAnsi"/>
            <w:szCs w:val="22"/>
            <w:highlight w:val="yellow"/>
          </w:rPr>
          <w:delText xml:space="preserve"> </w:delText>
        </w:r>
      </w:del>
      <w:ins w:id="98" w:author="Johnny Pang" w:date="2022-04-17T13:38:00Z">
        <w:r w:rsidR="009C173A">
          <w:rPr>
            <w:rFonts w:asciiTheme="minorHAnsi" w:hAnsiTheme="minorHAnsi"/>
            <w:szCs w:val="22"/>
            <w:highlight w:val="yellow"/>
          </w:rPr>
          <w:t>02300</w:t>
        </w:r>
        <w:r w:rsidR="009C173A" w:rsidRPr="00EC3183">
          <w:rPr>
            <w:rFonts w:asciiTheme="minorHAnsi" w:hAnsiTheme="minorHAnsi"/>
            <w:szCs w:val="22"/>
            <w:highlight w:val="yellow"/>
          </w:rPr>
          <w:t xml:space="preserve"> </w:t>
        </w:r>
      </w:ins>
      <w:r w:rsidRPr="00EC3183">
        <w:rPr>
          <w:rFonts w:asciiTheme="minorHAnsi" w:hAnsiTheme="minorHAnsi"/>
          <w:szCs w:val="22"/>
          <w:highlight w:val="yellow"/>
        </w:rPr>
        <w:t xml:space="preserve">– </w:t>
      </w:r>
      <w:del w:id="99" w:author="Johnny Pang" w:date="2022-04-17T13:38:00Z">
        <w:r w:rsidR="00725E7C" w:rsidRPr="00EC3183" w:rsidDel="009C173A">
          <w:rPr>
            <w:rFonts w:asciiTheme="minorHAnsi" w:hAnsiTheme="minorHAnsi"/>
            <w:szCs w:val="22"/>
            <w:highlight w:val="yellow"/>
          </w:rPr>
          <w:delText>Grading</w:delText>
        </w:r>
      </w:del>
      <w:ins w:id="100" w:author="Johnny Pang" w:date="2022-04-17T13:38:00Z">
        <w:r w:rsidR="009C173A">
          <w:rPr>
            <w:rFonts w:asciiTheme="minorHAnsi" w:hAnsiTheme="minorHAnsi"/>
            <w:szCs w:val="22"/>
            <w:highlight w:val="yellow"/>
          </w:rPr>
          <w:t>Excavating and Backfilling – Structures</w:t>
        </w:r>
      </w:ins>
    </w:p>
    <w:p w14:paraId="0ADF72F1" w14:textId="50536860" w:rsidR="009C173A" w:rsidRPr="00EC3183" w:rsidRDefault="009C173A" w:rsidP="00EC3183">
      <w:pPr>
        <w:pStyle w:val="Heading4"/>
        <w:rPr>
          <w:rFonts w:asciiTheme="minorHAnsi" w:hAnsiTheme="minorHAnsi"/>
          <w:szCs w:val="22"/>
          <w:highlight w:val="yellow"/>
        </w:rPr>
      </w:pPr>
      <w:ins w:id="101" w:author="Johnny Pang" w:date="2022-04-17T13:38:00Z">
        <w:r>
          <w:rPr>
            <w:rFonts w:asciiTheme="minorHAnsi" w:hAnsiTheme="minorHAnsi"/>
            <w:szCs w:val="22"/>
            <w:highlight w:val="yellow"/>
          </w:rPr>
          <w:t>Section 02315 – Trenching, Backfilling and Compacting</w:t>
        </w:r>
      </w:ins>
    </w:p>
    <w:p w14:paraId="435D9387" w14:textId="4F17CA9D" w:rsidR="00725E7C" w:rsidRPr="00EC3183" w:rsidRDefault="00725E7C" w:rsidP="00EC3183">
      <w:pPr>
        <w:pStyle w:val="Heading4"/>
        <w:rPr>
          <w:rFonts w:asciiTheme="minorHAnsi" w:hAnsiTheme="minorHAnsi"/>
          <w:szCs w:val="22"/>
          <w:highlight w:val="yellow"/>
        </w:rPr>
      </w:pPr>
      <w:r w:rsidRPr="00EC3183">
        <w:rPr>
          <w:rFonts w:asciiTheme="minorHAnsi" w:hAnsiTheme="minorHAnsi"/>
          <w:szCs w:val="22"/>
          <w:highlight w:val="yellow"/>
        </w:rPr>
        <w:t xml:space="preserve">Section 02911 </w:t>
      </w:r>
      <w:r w:rsidR="0034176C" w:rsidRPr="00EC3183">
        <w:rPr>
          <w:rFonts w:asciiTheme="minorHAnsi" w:hAnsiTheme="minorHAnsi"/>
          <w:szCs w:val="22"/>
          <w:highlight w:val="yellow"/>
        </w:rPr>
        <w:t xml:space="preserve">– </w:t>
      </w:r>
      <w:r w:rsidRPr="00EC3183">
        <w:rPr>
          <w:rFonts w:asciiTheme="minorHAnsi" w:hAnsiTheme="minorHAnsi"/>
          <w:szCs w:val="22"/>
          <w:highlight w:val="yellow"/>
        </w:rPr>
        <w:t>Topsoil</w:t>
      </w:r>
      <w:ins w:id="102" w:author="Johnny Pang" w:date="2022-04-17T13:39:00Z">
        <w:r w:rsidR="009C173A">
          <w:rPr>
            <w:rFonts w:asciiTheme="minorHAnsi" w:hAnsiTheme="minorHAnsi"/>
            <w:szCs w:val="22"/>
            <w:highlight w:val="yellow"/>
          </w:rPr>
          <w:t xml:space="preserve"> and Finish Grading</w:t>
        </w:r>
      </w:ins>
    </w:p>
    <w:p w14:paraId="558F31F8" w14:textId="77777777" w:rsidR="00BC5E9D" w:rsidRPr="00EC3183" w:rsidRDefault="00BC5E9D" w:rsidP="00BC5E9D">
      <w:pPr>
        <w:pStyle w:val="Heading2"/>
        <w:rPr>
          <w:rFonts w:asciiTheme="minorHAnsi" w:hAnsiTheme="minorHAnsi"/>
          <w:szCs w:val="22"/>
        </w:rPr>
      </w:pPr>
      <w:r w:rsidRPr="00EC3183">
        <w:rPr>
          <w:rFonts w:asciiTheme="minorHAnsi" w:hAnsiTheme="minorHAnsi"/>
          <w:szCs w:val="22"/>
        </w:rPr>
        <w:t>References</w:t>
      </w:r>
    </w:p>
    <w:p w14:paraId="1D5B22CD" w14:textId="1839C48C" w:rsidR="00EC3183" w:rsidRPr="00EC3183" w:rsidRDefault="00EC3183" w:rsidP="00630262">
      <w:pPr>
        <w:pStyle w:val="Heading3"/>
        <w:rPr>
          <w:rFonts w:asciiTheme="minorHAnsi" w:hAnsiTheme="minorHAnsi"/>
          <w:szCs w:val="22"/>
        </w:rPr>
      </w:pPr>
      <w:r w:rsidRPr="00EC3183">
        <w:rPr>
          <w:rFonts w:asciiTheme="minorHAnsi" w:hAnsiTheme="minorHAnsi"/>
          <w:szCs w:val="22"/>
        </w:rPr>
        <w:t>Ontario Provincial Standards and Specifications (OPSS)</w:t>
      </w:r>
    </w:p>
    <w:p w14:paraId="5BCA199C" w14:textId="7BC3A62F" w:rsidR="00BC5E9D" w:rsidRPr="00EC3183" w:rsidRDefault="00BC5E9D" w:rsidP="00EC3183">
      <w:pPr>
        <w:pStyle w:val="Heading4"/>
        <w:rPr>
          <w:rFonts w:asciiTheme="minorHAnsi" w:hAnsiTheme="minorHAnsi"/>
          <w:szCs w:val="22"/>
        </w:rPr>
      </w:pPr>
      <w:r w:rsidRPr="00EC3183">
        <w:rPr>
          <w:rFonts w:asciiTheme="minorHAnsi" w:hAnsiTheme="minorHAnsi"/>
          <w:szCs w:val="22"/>
        </w:rPr>
        <w:t xml:space="preserve">OPSS </w:t>
      </w:r>
      <w:r w:rsidR="00F05FDC" w:rsidRPr="00EC3183">
        <w:rPr>
          <w:rFonts w:asciiTheme="minorHAnsi" w:hAnsiTheme="minorHAnsi"/>
          <w:szCs w:val="22"/>
        </w:rPr>
        <w:t>490 (</w:t>
      </w:r>
      <w:r w:rsidR="004F3112">
        <w:rPr>
          <w:rFonts w:asciiTheme="minorHAnsi" w:hAnsiTheme="minorHAnsi"/>
          <w:szCs w:val="22"/>
        </w:rPr>
        <w:t>Apr 2016</w:t>
      </w:r>
      <w:r w:rsidR="00F05FDC" w:rsidRPr="00EC3183">
        <w:rPr>
          <w:rFonts w:asciiTheme="minorHAnsi" w:hAnsiTheme="minorHAnsi"/>
          <w:szCs w:val="22"/>
        </w:rPr>
        <w:t xml:space="preserve">) </w:t>
      </w:r>
      <w:r w:rsidR="00AC3609" w:rsidRPr="00EC3183">
        <w:rPr>
          <w:rFonts w:asciiTheme="minorHAnsi" w:hAnsiTheme="minorHAnsi"/>
          <w:szCs w:val="22"/>
        </w:rPr>
        <w:t>Site Preparation for Pipelines</w:t>
      </w:r>
      <w:r w:rsidR="00E973C3" w:rsidRPr="00EC3183">
        <w:rPr>
          <w:rFonts w:asciiTheme="minorHAnsi" w:hAnsiTheme="minorHAnsi"/>
          <w:szCs w:val="22"/>
        </w:rPr>
        <w:t>, Utilities and Associated Structures</w:t>
      </w:r>
    </w:p>
    <w:p w14:paraId="7C854F14" w14:textId="77777777" w:rsidR="00E9250E" w:rsidRPr="00EC3183" w:rsidRDefault="00E9250E" w:rsidP="00E9250E">
      <w:pPr>
        <w:pStyle w:val="Heading2"/>
        <w:numPr>
          <w:ilvl w:val="1"/>
          <w:numId w:val="15"/>
        </w:numPr>
        <w:rPr>
          <w:rFonts w:asciiTheme="minorHAnsi" w:hAnsiTheme="minorHAnsi"/>
          <w:szCs w:val="22"/>
        </w:rPr>
      </w:pPr>
      <w:r w:rsidRPr="00EC3183">
        <w:rPr>
          <w:rFonts w:asciiTheme="minorHAnsi" w:hAnsiTheme="minorHAnsi"/>
          <w:szCs w:val="22"/>
        </w:rPr>
        <w:t>Measurement and Payment</w:t>
      </w:r>
    </w:p>
    <w:p w14:paraId="6A78EBC4" w14:textId="5C727737" w:rsidR="002F6F34" w:rsidRPr="00496E7C" w:rsidRDefault="002F6F34" w:rsidP="002F6F34">
      <w:pPr>
        <w:pStyle w:val="Heading3"/>
        <w:rPr>
          <w:ins w:id="103" w:author="Johnny Pang" w:date="2022-04-17T13:42:00Z"/>
        </w:rPr>
      </w:pPr>
      <w:ins w:id="104" w:author="Johnny Pang" w:date="2022-04-17T13:42:00Z">
        <w:r w:rsidRPr="00496E7C">
          <w:t>All costs associated with the work of this Section</w:t>
        </w:r>
        <w:r>
          <w:t xml:space="preserve"> </w:t>
        </w:r>
        <w:r w:rsidRPr="00496E7C">
          <w:t xml:space="preserve">shall be included in the price for </w:t>
        </w:r>
        <w:r w:rsidRPr="000E5C83">
          <w:t xml:space="preserve">Item No. </w:t>
        </w:r>
        <w:r>
          <w:t>A2.</w:t>
        </w:r>
        <w:r w:rsidRPr="002018A0">
          <w:rPr>
            <w:highlight w:val="yellow"/>
            <w:rPrChange w:id="105" w:author="Johnny Pang" w:date="2022-11-30T18:00:00Z">
              <w:rPr/>
            </w:rPrChange>
          </w:rPr>
          <w:t>01</w:t>
        </w:r>
        <w:r w:rsidRPr="00496E7C">
          <w:t xml:space="preserve"> in the Bid Form.  </w:t>
        </w:r>
      </w:ins>
    </w:p>
    <w:p w14:paraId="65D10CE0" w14:textId="660EF1BD" w:rsidR="00D44890" w:rsidRPr="00EC3183" w:rsidRDefault="00D44890" w:rsidP="00984D31">
      <w:pPr>
        <w:pStyle w:val="Heading3"/>
        <w:rPr>
          <w:rFonts w:asciiTheme="minorHAnsi" w:hAnsiTheme="minorHAnsi"/>
        </w:rPr>
      </w:pPr>
      <w:r w:rsidRPr="00EC3183">
        <w:rPr>
          <w:rFonts w:asciiTheme="minorHAnsi" w:hAnsiTheme="minorHAnsi"/>
          <w:szCs w:val="22"/>
        </w:rPr>
        <w:t xml:space="preserve">Payment at the Contract price for the appropriate tender items for the installation of sanitary and storm pipe sewers, pipe culverts and end sections, </w:t>
      </w:r>
      <w:proofErr w:type="spellStart"/>
      <w:r w:rsidRPr="00EC3183">
        <w:rPr>
          <w:rFonts w:asciiTheme="minorHAnsi" w:hAnsiTheme="minorHAnsi"/>
          <w:szCs w:val="22"/>
        </w:rPr>
        <w:t>forcemains</w:t>
      </w:r>
      <w:proofErr w:type="spellEnd"/>
      <w:r w:rsidRPr="00EC3183">
        <w:rPr>
          <w:rFonts w:asciiTheme="minorHAnsi" w:hAnsiTheme="minorHAnsi"/>
          <w:szCs w:val="22"/>
        </w:rPr>
        <w:t xml:space="preserve"> and associated appurtenances, watermains and associated appurtenances, and other underground Utilities; maintenance holes, catch basins, ditch inlets, or valve chambers; and any other specified subsurface construction shall be full compensation for all </w:t>
      </w:r>
      <w:proofErr w:type="spellStart"/>
      <w:r w:rsidRPr="00EC3183">
        <w:rPr>
          <w:rFonts w:asciiTheme="minorHAnsi" w:hAnsiTheme="minorHAnsi"/>
          <w:szCs w:val="22"/>
        </w:rPr>
        <w:t>labour</w:t>
      </w:r>
      <w:proofErr w:type="spellEnd"/>
      <w:r w:rsidRPr="00EC3183">
        <w:rPr>
          <w:rFonts w:asciiTheme="minorHAnsi" w:hAnsiTheme="minorHAnsi"/>
          <w:szCs w:val="22"/>
        </w:rPr>
        <w:t xml:space="preserve">, Equipment, and Material to do the work of site preparation. </w:t>
      </w:r>
    </w:p>
    <w:p w14:paraId="42420334" w14:textId="77777777" w:rsidR="00D44890" w:rsidRPr="00984D31" w:rsidRDefault="00D44890" w:rsidP="00984D31">
      <w:pPr>
        <w:pStyle w:val="Heading3"/>
        <w:rPr>
          <w:rFonts w:asciiTheme="minorHAnsi" w:hAnsiTheme="minorHAnsi"/>
          <w:szCs w:val="22"/>
        </w:rPr>
      </w:pPr>
      <w:r w:rsidRPr="00EC3183">
        <w:rPr>
          <w:rFonts w:asciiTheme="minorHAnsi" w:hAnsiTheme="minorHAnsi"/>
          <w:szCs w:val="22"/>
        </w:rPr>
        <w:t>When the Contract contains separate items for work required by this specification, payment shall be at the Contract prices and according to the specifications for such work.</w:t>
      </w:r>
    </w:p>
    <w:p w14:paraId="44903A68" w14:textId="7981BDC0" w:rsidR="00337E78" w:rsidRPr="00EC3183" w:rsidRDefault="00D44890" w:rsidP="00D44890">
      <w:pPr>
        <w:pStyle w:val="Heading1"/>
        <w:rPr>
          <w:rFonts w:asciiTheme="minorHAnsi" w:hAnsiTheme="minorHAnsi"/>
          <w:szCs w:val="22"/>
        </w:rPr>
      </w:pPr>
      <w:r w:rsidRPr="00EC3183">
        <w:rPr>
          <w:rFonts w:asciiTheme="minorHAnsi" w:hAnsiTheme="minorHAnsi"/>
          <w:color w:val="000000"/>
          <w:szCs w:val="22"/>
        </w:rPr>
        <w:t xml:space="preserve"> </w:t>
      </w:r>
      <w:r w:rsidR="00337E78" w:rsidRPr="00EC3183">
        <w:rPr>
          <w:rFonts w:asciiTheme="minorHAnsi" w:hAnsiTheme="minorHAnsi"/>
          <w:szCs w:val="22"/>
        </w:rPr>
        <w:t>PRODUCTS (NOT USED)</w:t>
      </w:r>
    </w:p>
    <w:p w14:paraId="6C1D909B" w14:textId="77777777" w:rsidR="00337E78" w:rsidRPr="00EC3183" w:rsidRDefault="00337E78" w:rsidP="00EF5A2B">
      <w:pPr>
        <w:pStyle w:val="Heading1"/>
        <w:rPr>
          <w:rFonts w:asciiTheme="minorHAnsi" w:hAnsiTheme="minorHAnsi"/>
          <w:szCs w:val="22"/>
        </w:rPr>
      </w:pPr>
      <w:r w:rsidRPr="00EC3183">
        <w:rPr>
          <w:rFonts w:asciiTheme="minorHAnsi" w:hAnsiTheme="minorHAnsi"/>
          <w:szCs w:val="22"/>
        </w:rPr>
        <w:t>EXECUTION</w:t>
      </w:r>
    </w:p>
    <w:p w14:paraId="060A31E7" w14:textId="75D39524" w:rsidR="00537BC2" w:rsidRPr="00EC3183" w:rsidRDefault="00537BC2" w:rsidP="00537BC2">
      <w:pPr>
        <w:pStyle w:val="Heading2"/>
        <w:rPr>
          <w:rFonts w:asciiTheme="minorHAnsi" w:hAnsiTheme="minorHAnsi"/>
          <w:szCs w:val="22"/>
          <w:u w:val="none"/>
        </w:rPr>
      </w:pPr>
      <w:r w:rsidRPr="00EC3183">
        <w:rPr>
          <w:rFonts w:asciiTheme="minorHAnsi" w:hAnsiTheme="minorHAnsi"/>
          <w:szCs w:val="22"/>
          <w:u w:val="none"/>
        </w:rPr>
        <w:t xml:space="preserve">OPSS </w:t>
      </w:r>
      <w:r w:rsidR="00EB36B0" w:rsidRPr="00EC3183">
        <w:rPr>
          <w:rFonts w:asciiTheme="minorHAnsi" w:hAnsiTheme="minorHAnsi"/>
          <w:szCs w:val="22"/>
          <w:u w:val="none"/>
        </w:rPr>
        <w:t xml:space="preserve">490 </w:t>
      </w:r>
      <w:r w:rsidRPr="00EC3183">
        <w:rPr>
          <w:rFonts w:asciiTheme="minorHAnsi" w:hAnsiTheme="minorHAnsi"/>
          <w:szCs w:val="22"/>
          <w:u w:val="none"/>
        </w:rPr>
        <w:t>shall be followed with the following amendments:</w:t>
      </w:r>
    </w:p>
    <w:p w14:paraId="50291780" w14:textId="510D7220" w:rsidR="00537BC2" w:rsidRPr="00EC3183" w:rsidRDefault="00EB36B0" w:rsidP="00C75D65">
      <w:pPr>
        <w:pStyle w:val="Heading3"/>
        <w:tabs>
          <w:tab w:val="num" w:pos="720"/>
        </w:tabs>
        <w:spacing w:before="120"/>
        <w:ind w:left="720"/>
        <w:rPr>
          <w:rFonts w:asciiTheme="minorHAnsi" w:hAnsiTheme="minorHAnsi"/>
          <w:b/>
          <w:szCs w:val="22"/>
          <w:lang w:eastAsia="en-CA"/>
        </w:rPr>
      </w:pPr>
      <w:r w:rsidRPr="00EC3183">
        <w:rPr>
          <w:rFonts w:asciiTheme="minorHAnsi" w:hAnsiTheme="minorHAnsi"/>
          <w:b/>
          <w:szCs w:val="22"/>
          <w:lang w:eastAsia="en-CA"/>
        </w:rPr>
        <w:t>490</w:t>
      </w:r>
      <w:r w:rsidR="00537BC2" w:rsidRPr="00EC3183">
        <w:rPr>
          <w:rFonts w:asciiTheme="minorHAnsi" w:hAnsiTheme="minorHAnsi"/>
          <w:b/>
          <w:szCs w:val="22"/>
          <w:lang w:eastAsia="en-CA"/>
        </w:rPr>
        <w:t>.07</w:t>
      </w:r>
      <w:r w:rsidR="00537BC2" w:rsidRPr="00EC3183">
        <w:rPr>
          <w:rFonts w:asciiTheme="minorHAnsi" w:hAnsiTheme="minorHAnsi"/>
          <w:b/>
          <w:szCs w:val="22"/>
          <w:lang w:eastAsia="en-CA"/>
        </w:rPr>
        <w:tab/>
        <w:t xml:space="preserve"> CONSTRUCTION</w:t>
      </w:r>
    </w:p>
    <w:p w14:paraId="53776643" w14:textId="0BE00C9F" w:rsidR="00537BC2" w:rsidRPr="00EC3183" w:rsidRDefault="00EB36B0" w:rsidP="007B195F">
      <w:pPr>
        <w:pStyle w:val="Heading4"/>
        <w:tabs>
          <w:tab w:val="clear" w:pos="2160"/>
          <w:tab w:val="num" w:pos="1530"/>
        </w:tabs>
        <w:spacing w:before="120"/>
        <w:ind w:left="1526"/>
        <w:rPr>
          <w:rFonts w:asciiTheme="minorHAnsi" w:hAnsiTheme="minorHAnsi"/>
          <w:szCs w:val="22"/>
          <w:lang w:eastAsia="en-CA"/>
        </w:rPr>
      </w:pPr>
      <w:r w:rsidRPr="00EC3183">
        <w:rPr>
          <w:rFonts w:asciiTheme="minorHAnsi" w:hAnsiTheme="minorHAnsi"/>
          <w:b/>
          <w:szCs w:val="22"/>
          <w:lang w:eastAsia="en-CA"/>
        </w:rPr>
        <w:t>490</w:t>
      </w:r>
      <w:r w:rsidR="00537BC2" w:rsidRPr="00EC3183">
        <w:rPr>
          <w:rFonts w:asciiTheme="minorHAnsi" w:hAnsiTheme="minorHAnsi"/>
          <w:b/>
          <w:szCs w:val="22"/>
          <w:lang w:eastAsia="en-CA"/>
        </w:rPr>
        <w:t>.07.01 General</w:t>
      </w:r>
      <w:r w:rsidR="00537BC2" w:rsidRPr="00EC3183">
        <w:rPr>
          <w:rFonts w:asciiTheme="minorHAnsi" w:hAnsiTheme="minorHAnsi"/>
          <w:szCs w:val="22"/>
          <w:lang w:eastAsia="en-CA"/>
        </w:rPr>
        <w:t xml:space="preserve"> is amended by the addition of the following:</w:t>
      </w:r>
    </w:p>
    <w:p w14:paraId="2A222742" w14:textId="2EA381EE" w:rsidR="00537BC2" w:rsidRPr="00EC3183" w:rsidRDefault="00537BC2" w:rsidP="00537BC2">
      <w:pPr>
        <w:pStyle w:val="Heading5"/>
        <w:rPr>
          <w:rFonts w:asciiTheme="minorHAnsi" w:hAnsiTheme="minorHAnsi"/>
          <w:sz w:val="22"/>
          <w:szCs w:val="22"/>
        </w:rPr>
      </w:pPr>
      <w:r w:rsidRPr="00EC3183">
        <w:rPr>
          <w:rFonts w:asciiTheme="minorHAnsi" w:hAnsiTheme="minorHAnsi"/>
          <w:sz w:val="22"/>
          <w:szCs w:val="22"/>
        </w:rPr>
        <w:t xml:space="preserve">Obtain the Consultant’s approval of all staked clearing, grubbing, and stripping limits prior to commencing any clearing, grubbing, and stripping. </w:t>
      </w:r>
    </w:p>
    <w:p w14:paraId="24181E59" w14:textId="78F30766" w:rsidR="00537BC2" w:rsidRPr="00EC3183" w:rsidRDefault="00537BC2" w:rsidP="00537BC2">
      <w:pPr>
        <w:pStyle w:val="Heading5"/>
        <w:rPr>
          <w:rFonts w:asciiTheme="minorHAnsi" w:hAnsiTheme="minorHAnsi"/>
          <w:sz w:val="22"/>
          <w:szCs w:val="22"/>
        </w:rPr>
      </w:pPr>
      <w:r w:rsidRPr="00EC3183">
        <w:rPr>
          <w:rFonts w:asciiTheme="minorHAnsi" w:hAnsiTheme="minorHAnsi"/>
          <w:sz w:val="22"/>
          <w:szCs w:val="22"/>
        </w:rPr>
        <w:t>Prepare the Site only after adequate erosion and sediment controls are in place</w:t>
      </w:r>
      <w:r w:rsidR="00892C02" w:rsidRPr="00EC3183">
        <w:rPr>
          <w:rFonts w:asciiTheme="minorHAnsi" w:hAnsiTheme="minorHAnsi"/>
          <w:sz w:val="22"/>
          <w:szCs w:val="22"/>
        </w:rPr>
        <w:t xml:space="preserve"> in accordance with </w:t>
      </w:r>
      <w:del w:id="106" w:author="Johnny Pang" w:date="2022-04-17T13:40:00Z">
        <w:r w:rsidR="00892C02" w:rsidRPr="00EC3183" w:rsidDel="009C173A">
          <w:rPr>
            <w:rFonts w:asciiTheme="minorHAnsi" w:hAnsiTheme="minorHAnsi"/>
            <w:sz w:val="22"/>
            <w:szCs w:val="22"/>
            <w:highlight w:val="yellow"/>
          </w:rPr>
          <w:delText>Section 01571 – Temporary Erosion and Sediment Controls</w:delText>
        </w:r>
      </w:del>
      <w:ins w:id="107" w:author="Johnny Pang" w:date="2022-04-17T13:40:00Z">
        <w:r w:rsidR="009C173A">
          <w:rPr>
            <w:rFonts w:asciiTheme="minorHAnsi" w:hAnsiTheme="minorHAnsi"/>
            <w:sz w:val="22"/>
            <w:szCs w:val="22"/>
          </w:rPr>
          <w:t>Contract Drawings</w:t>
        </w:r>
      </w:ins>
      <w:r w:rsidRPr="00EC3183">
        <w:rPr>
          <w:rFonts w:asciiTheme="minorHAnsi" w:hAnsiTheme="minorHAnsi"/>
          <w:sz w:val="22"/>
          <w:szCs w:val="22"/>
        </w:rPr>
        <w:t>.  Limit exposed areas which are uncontrolled from erosion, during the installation of the temporary erosion and sediment controls.</w:t>
      </w:r>
    </w:p>
    <w:p w14:paraId="4C511113" w14:textId="77777777" w:rsidR="00537BC2" w:rsidRPr="00EC3183" w:rsidRDefault="00537BC2" w:rsidP="00537BC2">
      <w:pPr>
        <w:pStyle w:val="Heading5"/>
        <w:rPr>
          <w:rFonts w:asciiTheme="minorHAnsi" w:hAnsiTheme="minorHAnsi"/>
          <w:sz w:val="22"/>
          <w:szCs w:val="22"/>
        </w:rPr>
      </w:pPr>
      <w:r w:rsidRPr="00EC3183">
        <w:rPr>
          <w:rFonts w:asciiTheme="minorHAnsi" w:hAnsiTheme="minorHAnsi"/>
          <w:sz w:val="22"/>
          <w:szCs w:val="22"/>
        </w:rPr>
        <w:t xml:space="preserve">Clearing and grubbing operations shall be carried out within the limits of the Site shown on the Drawings, and those areas may also be used by Other Contractors.  This Work shall be carried out before the time frame indicated for occupation of these areas by Other Contractors. </w:t>
      </w:r>
    </w:p>
    <w:p w14:paraId="79556FD8" w14:textId="77777777" w:rsidR="00337E78" w:rsidRPr="00EC3183" w:rsidRDefault="00337E78" w:rsidP="00537BC2">
      <w:pPr>
        <w:pStyle w:val="Heading5"/>
        <w:rPr>
          <w:rFonts w:asciiTheme="minorHAnsi" w:hAnsiTheme="minorHAnsi"/>
          <w:sz w:val="22"/>
          <w:szCs w:val="22"/>
        </w:rPr>
      </w:pPr>
      <w:r w:rsidRPr="00EC3183">
        <w:rPr>
          <w:rFonts w:asciiTheme="minorHAnsi" w:hAnsiTheme="minorHAnsi"/>
          <w:sz w:val="22"/>
          <w:szCs w:val="22"/>
        </w:rPr>
        <w:t xml:space="preserve">Clear, grub, and strip areas within </w:t>
      </w:r>
      <w:r w:rsidR="00A40DBD" w:rsidRPr="00EC3183">
        <w:rPr>
          <w:rFonts w:asciiTheme="minorHAnsi" w:hAnsiTheme="minorHAnsi"/>
          <w:sz w:val="22"/>
          <w:szCs w:val="22"/>
        </w:rPr>
        <w:t xml:space="preserve">the </w:t>
      </w:r>
      <w:r w:rsidRPr="00EC3183">
        <w:rPr>
          <w:rFonts w:asciiTheme="minorHAnsi" w:hAnsiTheme="minorHAnsi"/>
          <w:sz w:val="22"/>
          <w:szCs w:val="22"/>
        </w:rPr>
        <w:t>limits shown or specified</w:t>
      </w:r>
      <w:r w:rsidR="001934D3" w:rsidRPr="00EC3183">
        <w:rPr>
          <w:rFonts w:asciiTheme="minorHAnsi" w:hAnsiTheme="minorHAnsi"/>
          <w:sz w:val="22"/>
          <w:szCs w:val="22"/>
        </w:rPr>
        <w:t xml:space="preserve"> </w:t>
      </w:r>
      <w:r w:rsidR="00A40DBD" w:rsidRPr="00EC3183">
        <w:rPr>
          <w:rFonts w:asciiTheme="minorHAnsi" w:hAnsiTheme="minorHAnsi"/>
          <w:sz w:val="22"/>
          <w:szCs w:val="22"/>
        </w:rPr>
        <w:t>in the Contract Documents</w:t>
      </w:r>
      <w:r w:rsidRPr="00EC3183">
        <w:rPr>
          <w:rFonts w:asciiTheme="minorHAnsi" w:hAnsiTheme="minorHAnsi"/>
          <w:sz w:val="22"/>
          <w:szCs w:val="22"/>
        </w:rPr>
        <w:t xml:space="preserve">. </w:t>
      </w:r>
    </w:p>
    <w:p w14:paraId="28D3FE7E" w14:textId="7FCB3831" w:rsidR="00337E78" w:rsidRPr="00EC3183" w:rsidRDefault="00A40DBD" w:rsidP="00537BC2">
      <w:pPr>
        <w:pStyle w:val="Heading5"/>
        <w:rPr>
          <w:rFonts w:asciiTheme="minorHAnsi" w:hAnsiTheme="minorHAnsi"/>
          <w:sz w:val="22"/>
          <w:szCs w:val="22"/>
        </w:rPr>
      </w:pPr>
      <w:r w:rsidRPr="00EC3183">
        <w:rPr>
          <w:rFonts w:asciiTheme="minorHAnsi" w:hAnsiTheme="minorHAnsi"/>
          <w:sz w:val="22"/>
          <w:szCs w:val="22"/>
        </w:rPr>
        <w:t>Any b</w:t>
      </w:r>
      <w:r w:rsidR="00337E78" w:rsidRPr="00EC3183">
        <w:rPr>
          <w:rFonts w:asciiTheme="minorHAnsi" w:hAnsiTheme="minorHAnsi"/>
          <w:sz w:val="22"/>
          <w:szCs w:val="22"/>
        </w:rPr>
        <w:t xml:space="preserve">oulders encountered during </w:t>
      </w:r>
      <w:r w:rsidRPr="00EC3183">
        <w:rPr>
          <w:rFonts w:asciiTheme="minorHAnsi" w:hAnsiTheme="minorHAnsi"/>
          <w:sz w:val="22"/>
          <w:szCs w:val="22"/>
        </w:rPr>
        <w:t>S</w:t>
      </w:r>
      <w:r w:rsidR="00337E78" w:rsidRPr="00EC3183">
        <w:rPr>
          <w:rFonts w:asciiTheme="minorHAnsi" w:hAnsiTheme="minorHAnsi"/>
          <w:sz w:val="22"/>
          <w:szCs w:val="22"/>
        </w:rPr>
        <w:t xml:space="preserve">ite preparation and earthworks shall be moved and placed </w:t>
      </w:r>
      <w:del w:id="108" w:author="Johnny Pang" w:date="2022-04-17T13:40:00Z">
        <w:r w:rsidR="00EB36B0" w:rsidRPr="009C173A" w:rsidDel="009C173A">
          <w:rPr>
            <w:rFonts w:asciiTheme="minorHAnsi" w:hAnsiTheme="minorHAnsi"/>
            <w:iCs/>
            <w:sz w:val="22"/>
            <w:szCs w:val="22"/>
            <w:highlight w:val="yellow"/>
            <w:rPrChange w:id="109" w:author="Johnny Pang" w:date="2022-04-17T13:41:00Z">
              <w:rPr>
                <w:rFonts w:asciiTheme="minorHAnsi" w:hAnsiTheme="minorHAnsi"/>
                <w:i/>
                <w:sz w:val="22"/>
                <w:szCs w:val="22"/>
                <w:highlight w:val="yellow"/>
              </w:rPr>
            </w:rPrChange>
          </w:rPr>
          <w:delText xml:space="preserve">Consultant to list </w:delText>
        </w:r>
        <w:commentRangeStart w:id="110"/>
        <w:r w:rsidR="00EB36B0" w:rsidRPr="009C173A" w:rsidDel="009C173A">
          <w:rPr>
            <w:rFonts w:asciiTheme="minorHAnsi" w:hAnsiTheme="minorHAnsi"/>
            <w:iCs/>
            <w:sz w:val="22"/>
            <w:szCs w:val="22"/>
            <w:highlight w:val="yellow"/>
            <w:rPrChange w:id="111" w:author="Johnny Pang" w:date="2022-04-17T13:41:00Z">
              <w:rPr>
                <w:rFonts w:asciiTheme="minorHAnsi" w:hAnsiTheme="minorHAnsi"/>
                <w:i/>
                <w:sz w:val="22"/>
                <w:szCs w:val="22"/>
                <w:highlight w:val="yellow"/>
              </w:rPr>
            </w:rPrChange>
          </w:rPr>
          <w:delText>location</w:delText>
        </w:r>
        <w:commentRangeEnd w:id="110"/>
        <w:r w:rsidR="00E12910" w:rsidRPr="002018A0" w:rsidDel="009C173A">
          <w:rPr>
            <w:rStyle w:val="CommentReference"/>
            <w:iCs/>
            <w:szCs w:val="22"/>
          </w:rPr>
          <w:commentReference w:id="110"/>
        </w:r>
        <w:r w:rsidR="00337E78" w:rsidRPr="002018A0" w:rsidDel="009C173A">
          <w:rPr>
            <w:rFonts w:asciiTheme="minorHAnsi" w:hAnsiTheme="minorHAnsi"/>
            <w:iCs/>
            <w:sz w:val="22"/>
            <w:szCs w:val="22"/>
          </w:rPr>
          <w:delText xml:space="preserve">] </w:delText>
        </w:r>
      </w:del>
      <w:ins w:id="112" w:author="Johnny Pang" w:date="2022-04-17T13:40:00Z">
        <w:r w:rsidR="009C173A" w:rsidRPr="009C173A">
          <w:rPr>
            <w:rFonts w:asciiTheme="minorHAnsi" w:hAnsiTheme="minorHAnsi"/>
            <w:iCs/>
            <w:sz w:val="22"/>
            <w:szCs w:val="22"/>
            <w:rPrChange w:id="113" w:author="Johnny Pang" w:date="2022-04-17T13:41:00Z">
              <w:rPr>
                <w:rFonts w:asciiTheme="minorHAnsi" w:hAnsiTheme="minorHAnsi"/>
                <w:i/>
                <w:sz w:val="22"/>
                <w:szCs w:val="22"/>
              </w:rPr>
            </w:rPrChange>
          </w:rPr>
          <w:t>with</w:t>
        </w:r>
      </w:ins>
      <w:ins w:id="114" w:author="Johnny Pang" w:date="2022-04-17T13:41:00Z">
        <w:r w:rsidR="009C173A" w:rsidRPr="009C173A">
          <w:rPr>
            <w:rFonts w:asciiTheme="minorHAnsi" w:hAnsiTheme="minorHAnsi"/>
            <w:iCs/>
            <w:sz w:val="22"/>
            <w:szCs w:val="22"/>
            <w:rPrChange w:id="115" w:author="Johnny Pang" w:date="2022-04-17T13:41:00Z">
              <w:rPr>
                <w:rFonts w:asciiTheme="minorHAnsi" w:hAnsiTheme="minorHAnsi"/>
                <w:i/>
                <w:sz w:val="22"/>
                <w:szCs w:val="22"/>
              </w:rPr>
            </w:rPrChange>
          </w:rPr>
          <w:t>in</w:t>
        </w:r>
      </w:ins>
      <w:ins w:id="116" w:author="Johnny Pang" w:date="2022-04-17T13:40:00Z">
        <w:r w:rsidR="009C173A" w:rsidRPr="009C173A">
          <w:rPr>
            <w:rFonts w:asciiTheme="minorHAnsi" w:hAnsiTheme="minorHAnsi"/>
            <w:iCs/>
            <w:sz w:val="22"/>
            <w:szCs w:val="22"/>
            <w:rPrChange w:id="117" w:author="Johnny Pang" w:date="2022-04-17T13:41:00Z">
              <w:rPr>
                <w:rFonts w:asciiTheme="minorHAnsi" w:hAnsiTheme="minorHAnsi"/>
                <w:i/>
                <w:sz w:val="22"/>
                <w:szCs w:val="22"/>
              </w:rPr>
            </w:rPrChange>
          </w:rPr>
          <w:t xml:space="preserve"> the Work</w:t>
        </w:r>
      </w:ins>
      <w:ins w:id="118" w:author="Johnny Pang" w:date="2022-04-17T13:41:00Z">
        <w:r w:rsidR="009C173A" w:rsidRPr="009C173A">
          <w:rPr>
            <w:rFonts w:asciiTheme="minorHAnsi" w:hAnsiTheme="minorHAnsi"/>
            <w:iCs/>
            <w:sz w:val="22"/>
            <w:szCs w:val="22"/>
            <w:rPrChange w:id="119" w:author="Johnny Pang" w:date="2022-04-17T13:41:00Z">
              <w:rPr>
                <w:rFonts w:asciiTheme="minorHAnsi" w:hAnsiTheme="minorHAnsi"/>
                <w:i/>
                <w:sz w:val="22"/>
                <w:szCs w:val="22"/>
              </w:rPr>
            </w:rPrChange>
          </w:rPr>
          <w:t>s</w:t>
        </w:r>
      </w:ins>
      <w:ins w:id="120" w:author="Johnny Pang" w:date="2022-04-17T13:40:00Z">
        <w:r w:rsidR="009C173A" w:rsidRPr="009C173A">
          <w:rPr>
            <w:rFonts w:asciiTheme="minorHAnsi" w:hAnsiTheme="minorHAnsi"/>
            <w:iCs/>
            <w:sz w:val="22"/>
            <w:szCs w:val="22"/>
            <w:rPrChange w:id="121" w:author="Johnny Pang" w:date="2022-04-17T13:41:00Z">
              <w:rPr>
                <w:rFonts w:asciiTheme="minorHAnsi" w:hAnsiTheme="minorHAnsi"/>
                <w:i/>
                <w:sz w:val="22"/>
                <w:szCs w:val="22"/>
              </w:rPr>
            </w:rPrChange>
          </w:rPr>
          <w:t xml:space="preserve"> Area </w:t>
        </w:r>
      </w:ins>
      <w:r w:rsidR="00337E78" w:rsidRPr="009C173A">
        <w:rPr>
          <w:rFonts w:asciiTheme="minorHAnsi" w:hAnsiTheme="minorHAnsi"/>
          <w:iCs/>
          <w:sz w:val="22"/>
          <w:szCs w:val="22"/>
        </w:rPr>
        <w:t>as</w:t>
      </w:r>
      <w:r w:rsidR="00337E78" w:rsidRPr="00EC3183">
        <w:rPr>
          <w:rFonts w:asciiTheme="minorHAnsi" w:hAnsiTheme="minorHAnsi"/>
          <w:sz w:val="22"/>
          <w:szCs w:val="22"/>
        </w:rPr>
        <w:t xml:space="preserve"> directed by the </w:t>
      </w:r>
      <w:r w:rsidRPr="00EC3183">
        <w:rPr>
          <w:rFonts w:asciiTheme="minorHAnsi" w:hAnsiTheme="minorHAnsi"/>
          <w:sz w:val="22"/>
          <w:szCs w:val="22"/>
        </w:rPr>
        <w:t>Consultant</w:t>
      </w:r>
      <w:r w:rsidR="00337E78" w:rsidRPr="00EC3183">
        <w:rPr>
          <w:rFonts w:asciiTheme="minorHAnsi" w:hAnsiTheme="minorHAnsi"/>
          <w:sz w:val="22"/>
          <w:szCs w:val="22"/>
        </w:rPr>
        <w:t>.</w:t>
      </w:r>
    </w:p>
    <w:p w14:paraId="19D0C7EA" w14:textId="77777777" w:rsidR="00892C02" w:rsidRPr="00EC3183" w:rsidRDefault="00337E78" w:rsidP="00537BC2">
      <w:pPr>
        <w:pStyle w:val="Heading5"/>
        <w:rPr>
          <w:rFonts w:asciiTheme="minorHAnsi" w:hAnsiTheme="minorHAnsi"/>
          <w:sz w:val="22"/>
          <w:szCs w:val="22"/>
        </w:rPr>
      </w:pPr>
      <w:r w:rsidRPr="00EC3183">
        <w:rPr>
          <w:rFonts w:asciiTheme="minorHAnsi" w:hAnsiTheme="minorHAnsi"/>
          <w:sz w:val="22"/>
          <w:szCs w:val="22"/>
        </w:rPr>
        <w:t xml:space="preserve">Bring to the attention of the </w:t>
      </w:r>
      <w:r w:rsidR="00A40DBD" w:rsidRPr="00EC3183">
        <w:rPr>
          <w:rFonts w:asciiTheme="minorHAnsi" w:hAnsiTheme="minorHAnsi"/>
          <w:sz w:val="22"/>
          <w:szCs w:val="22"/>
        </w:rPr>
        <w:t xml:space="preserve">Consultant </w:t>
      </w:r>
      <w:r w:rsidRPr="00EC3183">
        <w:rPr>
          <w:rFonts w:asciiTheme="minorHAnsi" w:hAnsiTheme="minorHAnsi"/>
          <w:sz w:val="22"/>
          <w:szCs w:val="22"/>
        </w:rPr>
        <w:t>any wells encountered during earthworks.</w:t>
      </w:r>
    </w:p>
    <w:p w14:paraId="55BEA9A1" w14:textId="1280D477" w:rsidR="00892C02" w:rsidRPr="00EC3183" w:rsidRDefault="00EB36B0" w:rsidP="007B195F">
      <w:pPr>
        <w:pStyle w:val="Heading4"/>
        <w:tabs>
          <w:tab w:val="clear" w:pos="2160"/>
          <w:tab w:val="num" w:pos="1530"/>
        </w:tabs>
        <w:spacing w:before="120"/>
        <w:ind w:left="1526"/>
        <w:rPr>
          <w:rFonts w:asciiTheme="minorHAnsi" w:hAnsiTheme="minorHAnsi"/>
          <w:szCs w:val="22"/>
          <w:lang w:eastAsia="en-CA"/>
        </w:rPr>
      </w:pPr>
      <w:r w:rsidRPr="00EC3183">
        <w:rPr>
          <w:rFonts w:asciiTheme="minorHAnsi" w:hAnsiTheme="minorHAnsi"/>
          <w:b/>
          <w:szCs w:val="22"/>
          <w:lang w:eastAsia="en-CA"/>
        </w:rPr>
        <w:lastRenderedPageBreak/>
        <w:t>490</w:t>
      </w:r>
      <w:r w:rsidR="00892C02" w:rsidRPr="00EC3183">
        <w:rPr>
          <w:rFonts w:asciiTheme="minorHAnsi" w:hAnsiTheme="minorHAnsi"/>
          <w:b/>
          <w:szCs w:val="22"/>
          <w:lang w:eastAsia="en-CA"/>
        </w:rPr>
        <w:t>.07.03 Clearing and Grubbing</w:t>
      </w:r>
      <w:r w:rsidR="00892C02" w:rsidRPr="00EC3183">
        <w:rPr>
          <w:rFonts w:asciiTheme="minorHAnsi" w:hAnsiTheme="minorHAnsi"/>
          <w:szCs w:val="22"/>
          <w:lang w:eastAsia="en-CA"/>
        </w:rPr>
        <w:t xml:space="preserve"> is amended by the addition of the following:</w:t>
      </w:r>
    </w:p>
    <w:p w14:paraId="3E1AF912" w14:textId="77777777" w:rsidR="00337E78" w:rsidRPr="00EC3183" w:rsidRDefault="00337E78" w:rsidP="00892C02">
      <w:pPr>
        <w:pStyle w:val="Heading5"/>
        <w:rPr>
          <w:rFonts w:asciiTheme="minorHAnsi" w:hAnsiTheme="minorHAnsi"/>
          <w:sz w:val="22"/>
          <w:szCs w:val="22"/>
          <w:u w:val="single"/>
        </w:rPr>
      </w:pPr>
      <w:r w:rsidRPr="00EC3183">
        <w:rPr>
          <w:rFonts w:asciiTheme="minorHAnsi" w:hAnsiTheme="minorHAnsi"/>
          <w:sz w:val="22"/>
          <w:szCs w:val="22"/>
          <w:u w:val="single"/>
        </w:rPr>
        <w:t>Limits</w:t>
      </w:r>
    </w:p>
    <w:p w14:paraId="2BD1F8FD" w14:textId="4EF9D7D4" w:rsidR="00337E78" w:rsidRPr="00EC3183" w:rsidRDefault="00630262" w:rsidP="00892C02">
      <w:pPr>
        <w:pStyle w:val="Heading6"/>
        <w:rPr>
          <w:rFonts w:asciiTheme="minorHAnsi" w:hAnsiTheme="minorHAnsi"/>
          <w:sz w:val="22"/>
          <w:szCs w:val="22"/>
        </w:rPr>
      </w:pPr>
      <w:r w:rsidRPr="00EC3183">
        <w:rPr>
          <w:rFonts w:asciiTheme="minorHAnsi" w:hAnsiTheme="minorHAnsi"/>
          <w:sz w:val="22"/>
          <w:szCs w:val="22"/>
        </w:rPr>
        <w:t>The clearing and grubbing limits are a</w:t>
      </w:r>
      <w:r w:rsidR="00337E78" w:rsidRPr="00EC3183">
        <w:rPr>
          <w:rFonts w:asciiTheme="minorHAnsi" w:hAnsiTheme="minorHAnsi"/>
          <w:sz w:val="22"/>
          <w:szCs w:val="22"/>
        </w:rPr>
        <w:t xml:space="preserve">s </w:t>
      </w:r>
      <w:proofErr w:type="gramStart"/>
      <w:r w:rsidR="00337E78" w:rsidRPr="00EC3183">
        <w:rPr>
          <w:rFonts w:asciiTheme="minorHAnsi" w:hAnsiTheme="minorHAnsi"/>
          <w:sz w:val="22"/>
          <w:szCs w:val="22"/>
        </w:rPr>
        <w:t>follows, but</w:t>
      </w:r>
      <w:proofErr w:type="gramEnd"/>
      <w:r w:rsidR="00337E78" w:rsidRPr="00EC3183">
        <w:rPr>
          <w:rFonts w:asciiTheme="minorHAnsi" w:hAnsiTheme="minorHAnsi"/>
          <w:sz w:val="22"/>
          <w:szCs w:val="22"/>
        </w:rPr>
        <w:t xml:space="preserve"> </w:t>
      </w:r>
      <w:r w:rsidRPr="00EC3183">
        <w:rPr>
          <w:rFonts w:asciiTheme="minorHAnsi" w:hAnsiTheme="minorHAnsi"/>
          <w:sz w:val="22"/>
          <w:szCs w:val="22"/>
        </w:rPr>
        <w:t xml:space="preserve">shall </w:t>
      </w:r>
      <w:r w:rsidR="00337E78" w:rsidRPr="00EC3183">
        <w:rPr>
          <w:rFonts w:asciiTheme="minorHAnsi" w:hAnsiTheme="minorHAnsi"/>
          <w:sz w:val="22"/>
          <w:szCs w:val="22"/>
        </w:rPr>
        <w:t xml:space="preserve">not extend beyond </w:t>
      </w:r>
      <w:r w:rsidR="00A40DBD" w:rsidRPr="00EC3183">
        <w:rPr>
          <w:rFonts w:asciiTheme="minorHAnsi" w:hAnsiTheme="minorHAnsi"/>
          <w:sz w:val="22"/>
          <w:szCs w:val="22"/>
        </w:rPr>
        <w:t xml:space="preserve">the </w:t>
      </w:r>
      <w:r w:rsidR="00337E78" w:rsidRPr="00EC3183">
        <w:rPr>
          <w:rFonts w:asciiTheme="minorHAnsi" w:hAnsiTheme="minorHAnsi"/>
          <w:sz w:val="22"/>
          <w:szCs w:val="22"/>
        </w:rPr>
        <w:t>limits</w:t>
      </w:r>
      <w:r w:rsidR="00A40DBD" w:rsidRPr="00EC3183">
        <w:rPr>
          <w:rFonts w:asciiTheme="minorHAnsi" w:hAnsiTheme="minorHAnsi"/>
          <w:sz w:val="22"/>
          <w:szCs w:val="22"/>
        </w:rPr>
        <w:t xml:space="preserve"> of the Site</w:t>
      </w:r>
      <w:r w:rsidR="00337E78" w:rsidRPr="00EC3183">
        <w:rPr>
          <w:rFonts w:asciiTheme="minorHAnsi" w:hAnsiTheme="minorHAnsi"/>
          <w:sz w:val="22"/>
          <w:szCs w:val="22"/>
        </w:rPr>
        <w:t>.</w:t>
      </w:r>
    </w:p>
    <w:p w14:paraId="3149C665" w14:textId="77777777" w:rsidR="00337E78" w:rsidRPr="00984D31" w:rsidRDefault="00337E78" w:rsidP="00984D31">
      <w:pPr>
        <w:pStyle w:val="Heading7"/>
        <w:rPr>
          <w:rFonts w:asciiTheme="minorHAnsi" w:hAnsiTheme="minorHAnsi"/>
          <w:sz w:val="22"/>
          <w:szCs w:val="22"/>
        </w:rPr>
      </w:pPr>
      <w:r w:rsidRPr="00984D31">
        <w:rPr>
          <w:rFonts w:asciiTheme="minorHAnsi" w:hAnsiTheme="minorHAnsi"/>
          <w:sz w:val="22"/>
          <w:szCs w:val="22"/>
        </w:rPr>
        <w:t xml:space="preserve">Excavation Excluding Trenches: 1.5 </w:t>
      </w:r>
      <w:proofErr w:type="spellStart"/>
      <w:r w:rsidRPr="00984D31">
        <w:rPr>
          <w:rFonts w:asciiTheme="minorHAnsi" w:hAnsiTheme="minorHAnsi"/>
          <w:sz w:val="22"/>
          <w:szCs w:val="22"/>
        </w:rPr>
        <w:t>metres</w:t>
      </w:r>
      <w:proofErr w:type="spellEnd"/>
      <w:r w:rsidRPr="00984D31">
        <w:rPr>
          <w:rFonts w:asciiTheme="minorHAnsi" w:hAnsiTheme="minorHAnsi"/>
          <w:sz w:val="22"/>
          <w:szCs w:val="22"/>
        </w:rPr>
        <w:t xml:space="preserve"> beyond </w:t>
      </w:r>
      <w:r w:rsidR="00A40DBD" w:rsidRPr="00984D31">
        <w:rPr>
          <w:rFonts w:asciiTheme="minorHAnsi" w:hAnsiTheme="minorHAnsi"/>
          <w:sz w:val="22"/>
          <w:szCs w:val="22"/>
        </w:rPr>
        <w:t xml:space="preserve">the </w:t>
      </w:r>
      <w:r w:rsidRPr="00984D31">
        <w:rPr>
          <w:rFonts w:asciiTheme="minorHAnsi" w:hAnsiTheme="minorHAnsi"/>
          <w:sz w:val="22"/>
          <w:szCs w:val="22"/>
        </w:rPr>
        <w:t>top of cut slopes.</w:t>
      </w:r>
    </w:p>
    <w:p w14:paraId="764CEB47" w14:textId="77777777" w:rsidR="00337E78" w:rsidRPr="00984D31" w:rsidRDefault="00337E78" w:rsidP="00984D31">
      <w:pPr>
        <w:pStyle w:val="Heading7"/>
        <w:rPr>
          <w:rFonts w:asciiTheme="minorHAnsi" w:hAnsiTheme="minorHAnsi"/>
          <w:sz w:val="22"/>
          <w:szCs w:val="22"/>
        </w:rPr>
      </w:pPr>
      <w:r w:rsidRPr="00984D31">
        <w:rPr>
          <w:rFonts w:asciiTheme="minorHAnsi" w:hAnsiTheme="minorHAnsi"/>
          <w:sz w:val="22"/>
          <w:szCs w:val="22"/>
        </w:rPr>
        <w:t xml:space="preserve">Trench Excavation: 1.2 </w:t>
      </w:r>
      <w:proofErr w:type="spellStart"/>
      <w:r w:rsidRPr="00984D31">
        <w:rPr>
          <w:rFonts w:asciiTheme="minorHAnsi" w:hAnsiTheme="minorHAnsi"/>
          <w:sz w:val="22"/>
          <w:szCs w:val="22"/>
        </w:rPr>
        <w:t>metres</w:t>
      </w:r>
      <w:proofErr w:type="spellEnd"/>
      <w:r w:rsidRPr="00984D31">
        <w:rPr>
          <w:rFonts w:asciiTheme="minorHAnsi" w:hAnsiTheme="minorHAnsi"/>
          <w:sz w:val="22"/>
          <w:szCs w:val="22"/>
        </w:rPr>
        <w:t xml:space="preserve"> from </w:t>
      </w:r>
      <w:r w:rsidR="00A40DBD" w:rsidRPr="00984D31">
        <w:rPr>
          <w:rFonts w:asciiTheme="minorHAnsi" w:hAnsiTheme="minorHAnsi"/>
          <w:sz w:val="22"/>
          <w:szCs w:val="22"/>
        </w:rPr>
        <w:t xml:space="preserve">the </w:t>
      </w:r>
      <w:r w:rsidRPr="00984D31">
        <w:rPr>
          <w:rFonts w:asciiTheme="minorHAnsi" w:hAnsiTheme="minorHAnsi"/>
          <w:sz w:val="22"/>
          <w:szCs w:val="22"/>
        </w:rPr>
        <w:t xml:space="preserve">trench centerline, regardless of </w:t>
      </w:r>
      <w:r w:rsidR="00A40DBD" w:rsidRPr="00984D31">
        <w:rPr>
          <w:rFonts w:asciiTheme="minorHAnsi" w:hAnsiTheme="minorHAnsi"/>
          <w:sz w:val="22"/>
          <w:szCs w:val="22"/>
        </w:rPr>
        <w:t xml:space="preserve">the </w:t>
      </w:r>
      <w:r w:rsidRPr="00984D31">
        <w:rPr>
          <w:rFonts w:asciiTheme="minorHAnsi" w:hAnsiTheme="minorHAnsi"/>
          <w:sz w:val="22"/>
          <w:szCs w:val="22"/>
        </w:rPr>
        <w:t>actual trench width.</w:t>
      </w:r>
    </w:p>
    <w:p w14:paraId="7FEAF3C8" w14:textId="77777777" w:rsidR="00337E78" w:rsidRPr="00984D31" w:rsidRDefault="00337E78" w:rsidP="00984D31">
      <w:pPr>
        <w:pStyle w:val="Heading7"/>
        <w:rPr>
          <w:rFonts w:asciiTheme="minorHAnsi" w:hAnsiTheme="minorHAnsi"/>
          <w:sz w:val="22"/>
          <w:szCs w:val="22"/>
        </w:rPr>
      </w:pPr>
      <w:r w:rsidRPr="00984D31">
        <w:rPr>
          <w:rFonts w:asciiTheme="minorHAnsi" w:hAnsiTheme="minorHAnsi"/>
          <w:sz w:val="22"/>
          <w:szCs w:val="22"/>
        </w:rPr>
        <w:t xml:space="preserve">Grading areas as shown on </w:t>
      </w:r>
      <w:r w:rsidR="00A40DBD" w:rsidRPr="00984D31">
        <w:rPr>
          <w:rFonts w:asciiTheme="minorHAnsi" w:hAnsiTheme="minorHAnsi"/>
          <w:sz w:val="22"/>
          <w:szCs w:val="22"/>
        </w:rPr>
        <w:t>the D</w:t>
      </w:r>
      <w:r w:rsidRPr="00984D31">
        <w:rPr>
          <w:rFonts w:asciiTheme="minorHAnsi" w:hAnsiTheme="minorHAnsi"/>
          <w:sz w:val="22"/>
          <w:szCs w:val="22"/>
        </w:rPr>
        <w:t xml:space="preserve">rawings and as required </w:t>
      </w:r>
      <w:proofErr w:type="gramStart"/>
      <w:r w:rsidR="00A40DBD" w:rsidRPr="00984D31">
        <w:rPr>
          <w:rFonts w:asciiTheme="minorHAnsi" w:hAnsiTheme="minorHAnsi"/>
          <w:sz w:val="22"/>
          <w:szCs w:val="22"/>
        </w:rPr>
        <w:t xml:space="preserve">in order </w:t>
      </w:r>
      <w:r w:rsidRPr="00984D31">
        <w:rPr>
          <w:rFonts w:asciiTheme="minorHAnsi" w:hAnsiTheme="minorHAnsi"/>
          <w:sz w:val="22"/>
          <w:szCs w:val="22"/>
        </w:rPr>
        <w:t>to</w:t>
      </w:r>
      <w:proofErr w:type="gramEnd"/>
      <w:r w:rsidRPr="00984D31">
        <w:rPr>
          <w:rFonts w:asciiTheme="minorHAnsi" w:hAnsiTheme="minorHAnsi"/>
          <w:sz w:val="22"/>
          <w:szCs w:val="22"/>
        </w:rPr>
        <w:t xml:space="preserve"> place fill:</w:t>
      </w:r>
    </w:p>
    <w:p w14:paraId="73973C8F" w14:textId="77777777" w:rsidR="00337E78" w:rsidRPr="00984D31" w:rsidRDefault="00337E78" w:rsidP="00984D31">
      <w:pPr>
        <w:pStyle w:val="Heading8"/>
        <w:rPr>
          <w:rFonts w:asciiTheme="minorHAnsi" w:hAnsiTheme="minorHAnsi"/>
          <w:sz w:val="22"/>
          <w:szCs w:val="22"/>
        </w:rPr>
      </w:pPr>
      <w:r w:rsidRPr="00984D31">
        <w:rPr>
          <w:rFonts w:asciiTheme="minorHAnsi" w:hAnsiTheme="minorHAnsi"/>
          <w:sz w:val="22"/>
          <w:szCs w:val="22"/>
        </w:rPr>
        <w:t xml:space="preserve">Clearing and Grubbing: 1.5 </w:t>
      </w:r>
      <w:proofErr w:type="spellStart"/>
      <w:r w:rsidRPr="00984D31">
        <w:rPr>
          <w:rFonts w:asciiTheme="minorHAnsi" w:hAnsiTheme="minorHAnsi"/>
          <w:sz w:val="22"/>
          <w:szCs w:val="22"/>
        </w:rPr>
        <w:t>metres</w:t>
      </w:r>
      <w:proofErr w:type="spellEnd"/>
      <w:r w:rsidRPr="00984D31">
        <w:rPr>
          <w:rFonts w:asciiTheme="minorHAnsi" w:hAnsiTheme="minorHAnsi"/>
          <w:sz w:val="22"/>
          <w:szCs w:val="22"/>
        </w:rPr>
        <w:t xml:space="preserve"> beyond </w:t>
      </w:r>
      <w:r w:rsidR="00A40DBD" w:rsidRPr="00984D31">
        <w:rPr>
          <w:rFonts w:asciiTheme="minorHAnsi" w:hAnsiTheme="minorHAnsi"/>
          <w:sz w:val="22"/>
          <w:szCs w:val="22"/>
        </w:rPr>
        <w:t xml:space="preserve">the </w:t>
      </w:r>
      <w:r w:rsidRPr="00984D31">
        <w:rPr>
          <w:rFonts w:asciiTheme="minorHAnsi" w:hAnsiTheme="minorHAnsi"/>
          <w:sz w:val="22"/>
          <w:szCs w:val="22"/>
        </w:rPr>
        <w:t xml:space="preserve">toe of </w:t>
      </w:r>
      <w:r w:rsidR="00A40DBD" w:rsidRPr="00984D31">
        <w:rPr>
          <w:rFonts w:asciiTheme="minorHAnsi" w:hAnsiTheme="minorHAnsi"/>
          <w:sz w:val="22"/>
          <w:szCs w:val="22"/>
        </w:rPr>
        <w:t xml:space="preserve">the </w:t>
      </w:r>
      <w:r w:rsidRPr="00984D31">
        <w:rPr>
          <w:rFonts w:asciiTheme="minorHAnsi" w:hAnsiTheme="minorHAnsi"/>
          <w:sz w:val="22"/>
          <w:szCs w:val="22"/>
        </w:rPr>
        <w:t>permanent fill.</w:t>
      </w:r>
    </w:p>
    <w:p w14:paraId="0BFB325D" w14:textId="77777777" w:rsidR="00337E78" w:rsidRPr="00984D31" w:rsidRDefault="00337E78" w:rsidP="00984D31">
      <w:pPr>
        <w:pStyle w:val="Heading8"/>
        <w:rPr>
          <w:rFonts w:asciiTheme="minorHAnsi" w:hAnsiTheme="minorHAnsi"/>
          <w:sz w:val="22"/>
          <w:szCs w:val="22"/>
        </w:rPr>
      </w:pPr>
      <w:r w:rsidRPr="00984D31">
        <w:rPr>
          <w:rFonts w:asciiTheme="minorHAnsi" w:hAnsiTheme="minorHAnsi"/>
          <w:sz w:val="22"/>
          <w:szCs w:val="22"/>
        </w:rPr>
        <w:t xml:space="preserve">Stripping and Scalping: 0.6 </w:t>
      </w:r>
      <w:proofErr w:type="spellStart"/>
      <w:r w:rsidRPr="00984D31">
        <w:rPr>
          <w:rFonts w:asciiTheme="minorHAnsi" w:hAnsiTheme="minorHAnsi"/>
          <w:sz w:val="22"/>
          <w:szCs w:val="22"/>
        </w:rPr>
        <w:t>metres</w:t>
      </w:r>
      <w:proofErr w:type="spellEnd"/>
      <w:r w:rsidRPr="00984D31">
        <w:rPr>
          <w:rFonts w:asciiTheme="minorHAnsi" w:hAnsiTheme="minorHAnsi"/>
          <w:sz w:val="22"/>
          <w:szCs w:val="22"/>
        </w:rPr>
        <w:t xml:space="preserve"> beyond </w:t>
      </w:r>
      <w:r w:rsidR="00A40DBD" w:rsidRPr="00984D31">
        <w:rPr>
          <w:rFonts w:asciiTheme="minorHAnsi" w:hAnsiTheme="minorHAnsi"/>
          <w:sz w:val="22"/>
          <w:szCs w:val="22"/>
        </w:rPr>
        <w:t xml:space="preserve">the </w:t>
      </w:r>
      <w:r w:rsidRPr="00984D31">
        <w:rPr>
          <w:rFonts w:asciiTheme="minorHAnsi" w:hAnsiTheme="minorHAnsi"/>
          <w:sz w:val="22"/>
          <w:szCs w:val="22"/>
        </w:rPr>
        <w:t xml:space="preserve">toe of </w:t>
      </w:r>
      <w:r w:rsidR="00A40DBD" w:rsidRPr="00984D31">
        <w:rPr>
          <w:rFonts w:asciiTheme="minorHAnsi" w:hAnsiTheme="minorHAnsi"/>
          <w:sz w:val="22"/>
          <w:szCs w:val="22"/>
        </w:rPr>
        <w:t xml:space="preserve">the </w:t>
      </w:r>
      <w:r w:rsidRPr="00984D31">
        <w:rPr>
          <w:rFonts w:asciiTheme="minorHAnsi" w:hAnsiTheme="minorHAnsi"/>
          <w:sz w:val="22"/>
          <w:szCs w:val="22"/>
        </w:rPr>
        <w:t>permanent fill.</w:t>
      </w:r>
    </w:p>
    <w:p w14:paraId="3EC7C95D" w14:textId="77777777" w:rsidR="00337E78" w:rsidRPr="00EC3183" w:rsidRDefault="00337E78" w:rsidP="00892C02">
      <w:pPr>
        <w:pStyle w:val="Heading5"/>
        <w:rPr>
          <w:rFonts w:asciiTheme="minorHAnsi" w:hAnsiTheme="minorHAnsi"/>
          <w:sz w:val="22"/>
          <w:szCs w:val="22"/>
        </w:rPr>
      </w:pPr>
      <w:r w:rsidRPr="00EC3183">
        <w:rPr>
          <w:rFonts w:asciiTheme="minorHAnsi" w:hAnsiTheme="minorHAnsi"/>
          <w:sz w:val="22"/>
          <w:szCs w:val="22"/>
        </w:rPr>
        <w:t xml:space="preserve">Remove </w:t>
      </w:r>
      <w:r w:rsidR="00A40DBD" w:rsidRPr="00EC3183">
        <w:rPr>
          <w:rFonts w:asciiTheme="minorHAnsi" w:hAnsiTheme="minorHAnsi"/>
          <w:sz w:val="22"/>
          <w:szCs w:val="22"/>
        </w:rPr>
        <w:t xml:space="preserve">all </w:t>
      </w:r>
      <w:r w:rsidRPr="00EC3183">
        <w:rPr>
          <w:rFonts w:asciiTheme="minorHAnsi" w:hAnsiTheme="minorHAnsi"/>
          <w:sz w:val="22"/>
          <w:szCs w:val="22"/>
        </w:rPr>
        <w:t>boulders, fences, rubbish, trash, and junk from</w:t>
      </w:r>
      <w:r w:rsidR="00A40DBD" w:rsidRPr="00EC3183">
        <w:rPr>
          <w:rFonts w:asciiTheme="minorHAnsi" w:hAnsiTheme="minorHAnsi"/>
          <w:sz w:val="22"/>
          <w:szCs w:val="22"/>
        </w:rPr>
        <w:t xml:space="preserve"> the</w:t>
      </w:r>
      <w:r w:rsidRPr="00EC3183">
        <w:rPr>
          <w:rFonts w:asciiTheme="minorHAnsi" w:hAnsiTheme="minorHAnsi"/>
          <w:sz w:val="22"/>
          <w:szCs w:val="22"/>
        </w:rPr>
        <w:t xml:space="preserve"> entire area within </w:t>
      </w:r>
      <w:r w:rsidR="00A40DBD" w:rsidRPr="00EC3183">
        <w:rPr>
          <w:rFonts w:asciiTheme="minorHAnsi" w:hAnsiTheme="minorHAnsi"/>
          <w:sz w:val="22"/>
          <w:szCs w:val="22"/>
        </w:rPr>
        <w:t xml:space="preserve">the </w:t>
      </w:r>
      <w:r w:rsidRPr="00EC3183">
        <w:rPr>
          <w:rFonts w:asciiTheme="minorHAnsi" w:hAnsiTheme="minorHAnsi"/>
          <w:sz w:val="22"/>
          <w:szCs w:val="22"/>
        </w:rPr>
        <w:t>limits</w:t>
      </w:r>
      <w:r w:rsidR="00A40DBD" w:rsidRPr="00EC3183">
        <w:rPr>
          <w:rFonts w:asciiTheme="minorHAnsi" w:hAnsiTheme="minorHAnsi"/>
          <w:sz w:val="22"/>
          <w:szCs w:val="22"/>
        </w:rPr>
        <w:t xml:space="preserve"> of the Site</w:t>
      </w:r>
      <w:r w:rsidRPr="00EC3183">
        <w:rPr>
          <w:rFonts w:asciiTheme="minorHAnsi" w:hAnsiTheme="minorHAnsi"/>
          <w:sz w:val="22"/>
          <w:szCs w:val="22"/>
        </w:rPr>
        <w:t>.</w:t>
      </w:r>
    </w:p>
    <w:p w14:paraId="4F294B5D" w14:textId="270B3478" w:rsidR="00337E78" w:rsidRPr="00EC3183" w:rsidRDefault="00337E78" w:rsidP="00892C02">
      <w:pPr>
        <w:pStyle w:val="Heading5"/>
        <w:rPr>
          <w:rFonts w:asciiTheme="minorHAnsi" w:hAnsiTheme="minorHAnsi"/>
          <w:sz w:val="22"/>
          <w:szCs w:val="22"/>
        </w:rPr>
      </w:pPr>
      <w:r w:rsidRPr="00EC3183">
        <w:rPr>
          <w:rFonts w:asciiTheme="minorHAnsi" w:hAnsiTheme="minorHAnsi"/>
          <w:sz w:val="22"/>
          <w:szCs w:val="22"/>
        </w:rPr>
        <w:t>F</w:t>
      </w:r>
      <w:r w:rsidR="00E45C8F" w:rsidRPr="00EC3183">
        <w:rPr>
          <w:rFonts w:asciiTheme="minorHAnsi" w:hAnsiTheme="minorHAnsi"/>
          <w:sz w:val="22"/>
          <w:szCs w:val="22"/>
        </w:rPr>
        <w:t>a</w:t>
      </w:r>
      <w:r w:rsidRPr="00EC3183">
        <w:rPr>
          <w:rFonts w:asciiTheme="minorHAnsi" w:hAnsiTheme="minorHAnsi"/>
          <w:sz w:val="22"/>
          <w:szCs w:val="22"/>
        </w:rPr>
        <w:t xml:space="preserve">ll trees so that they fall away from </w:t>
      </w:r>
      <w:r w:rsidR="00A40DBD" w:rsidRPr="00EC3183">
        <w:rPr>
          <w:rFonts w:asciiTheme="minorHAnsi" w:hAnsiTheme="minorHAnsi"/>
          <w:sz w:val="22"/>
          <w:szCs w:val="22"/>
        </w:rPr>
        <w:t xml:space="preserve">any </w:t>
      </w:r>
      <w:r w:rsidRPr="00EC3183">
        <w:rPr>
          <w:rFonts w:asciiTheme="minorHAnsi" w:hAnsiTheme="minorHAnsi"/>
          <w:sz w:val="22"/>
          <w:szCs w:val="22"/>
        </w:rPr>
        <w:t xml:space="preserve">facilities and vegetation </w:t>
      </w:r>
      <w:r w:rsidR="00A40DBD" w:rsidRPr="00EC3183">
        <w:rPr>
          <w:rFonts w:asciiTheme="minorHAnsi" w:hAnsiTheme="minorHAnsi"/>
          <w:sz w:val="22"/>
          <w:szCs w:val="22"/>
        </w:rPr>
        <w:t xml:space="preserve">which are </w:t>
      </w:r>
      <w:r w:rsidRPr="00EC3183">
        <w:rPr>
          <w:rFonts w:asciiTheme="minorHAnsi" w:hAnsiTheme="minorHAnsi"/>
          <w:sz w:val="22"/>
          <w:szCs w:val="22"/>
        </w:rPr>
        <w:t>not designated for removal.</w:t>
      </w:r>
    </w:p>
    <w:p w14:paraId="7E3D1835" w14:textId="77777777" w:rsidR="00337E78" w:rsidRPr="00EC3183" w:rsidRDefault="00337E78" w:rsidP="00892C02">
      <w:pPr>
        <w:pStyle w:val="Heading5"/>
        <w:rPr>
          <w:rFonts w:asciiTheme="minorHAnsi" w:hAnsiTheme="minorHAnsi"/>
          <w:sz w:val="22"/>
          <w:szCs w:val="22"/>
        </w:rPr>
      </w:pPr>
      <w:r w:rsidRPr="00EC3183">
        <w:rPr>
          <w:rFonts w:asciiTheme="minorHAnsi" w:hAnsiTheme="minorHAnsi"/>
          <w:sz w:val="22"/>
          <w:szCs w:val="22"/>
        </w:rPr>
        <w:t xml:space="preserve">Cut stumps </w:t>
      </w:r>
      <w:r w:rsidR="00A40DBD" w:rsidRPr="00EC3183">
        <w:rPr>
          <w:rFonts w:asciiTheme="minorHAnsi" w:hAnsiTheme="minorHAnsi"/>
          <w:sz w:val="22"/>
          <w:szCs w:val="22"/>
        </w:rPr>
        <w:t xml:space="preserve">which are </w:t>
      </w:r>
      <w:r w:rsidRPr="00EC3183">
        <w:rPr>
          <w:rFonts w:asciiTheme="minorHAnsi" w:hAnsiTheme="minorHAnsi"/>
          <w:sz w:val="22"/>
          <w:szCs w:val="22"/>
        </w:rPr>
        <w:t xml:space="preserve">not designated for grubbing flush with </w:t>
      </w:r>
      <w:r w:rsidR="00A40DBD" w:rsidRPr="00EC3183">
        <w:rPr>
          <w:rFonts w:asciiTheme="minorHAnsi" w:hAnsiTheme="minorHAnsi"/>
          <w:sz w:val="22"/>
          <w:szCs w:val="22"/>
        </w:rPr>
        <w:t xml:space="preserve">the </w:t>
      </w:r>
      <w:r w:rsidRPr="00EC3183">
        <w:rPr>
          <w:rFonts w:asciiTheme="minorHAnsi" w:hAnsiTheme="minorHAnsi"/>
          <w:sz w:val="22"/>
          <w:szCs w:val="22"/>
        </w:rPr>
        <w:t>ground surface.</w:t>
      </w:r>
    </w:p>
    <w:p w14:paraId="08D698E7" w14:textId="77777777" w:rsidR="00337E78" w:rsidRPr="00EC3183" w:rsidRDefault="00337E78" w:rsidP="00892C02">
      <w:pPr>
        <w:pStyle w:val="Heading5"/>
        <w:rPr>
          <w:rFonts w:asciiTheme="minorHAnsi" w:hAnsiTheme="minorHAnsi"/>
          <w:sz w:val="22"/>
          <w:szCs w:val="22"/>
        </w:rPr>
      </w:pPr>
      <w:r w:rsidRPr="00EC3183">
        <w:rPr>
          <w:rFonts w:asciiTheme="minorHAnsi" w:hAnsiTheme="minorHAnsi"/>
          <w:sz w:val="22"/>
          <w:szCs w:val="22"/>
        </w:rPr>
        <w:t xml:space="preserve">Cut off shrubs, brush, weeds, and grasses to within 50 mm of </w:t>
      </w:r>
      <w:r w:rsidR="00A40DBD" w:rsidRPr="00EC3183">
        <w:rPr>
          <w:rFonts w:asciiTheme="minorHAnsi" w:hAnsiTheme="minorHAnsi"/>
          <w:sz w:val="22"/>
          <w:szCs w:val="22"/>
        </w:rPr>
        <w:t xml:space="preserve">the </w:t>
      </w:r>
      <w:r w:rsidRPr="00EC3183">
        <w:rPr>
          <w:rFonts w:asciiTheme="minorHAnsi" w:hAnsiTheme="minorHAnsi"/>
          <w:sz w:val="22"/>
          <w:szCs w:val="22"/>
        </w:rPr>
        <w:t>ground surface.</w:t>
      </w:r>
    </w:p>
    <w:p w14:paraId="0472EA77" w14:textId="61D9BBCD" w:rsidR="00AB2B22" w:rsidRPr="00EC3183" w:rsidRDefault="00EB36B0" w:rsidP="007B195F">
      <w:pPr>
        <w:pStyle w:val="Heading4"/>
        <w:tabs>
          <w:tab w:val="clear" w:pos="2160"/>
          <w:tab w:val="num" w:pos="1530"/>
        </w:tabs>
        <w:spacing w:before="120"/>
        <w:ind w:left="1526"/>
        <w:rPr>
          <w:rFonts w:asciiTheme="minorHAnsi" w:hAnsiTheme="minorHAnsi"/>
          <w:szCs w:val="22"/>
          <w:lang w:eastAsia="en-CA"/>
        </w:rPr>
      </w:pPr>
      <w:r w:rsidRPr="00EC3183">
        <w:rPr>
          <w:rFonts w:asciiTheme="minorHAnsi" w:hAnsiTheme="minorHAnsi"/>
          <w:b/>
          <w:szCs w:val="22"/>
          <w:lang w:eastAsia="en-CA"/>
        </w:rPr>
        <w:t>490</w:t>
      </w:r>
      <w:r w:rsidR="00AB2B22" w:rsidRPr="00EC3183">
        <w:rPr>
          <w:rFonts w:asciiTheme="minorHAnsi" w:hAnsiTheme="minorHAnsi"/>
          <w:b/>
          <w:szCs w:val="22"/>
          <w:lang w:eastAsia="en-CA"/>
        </w:rPr>
        <w:t>.07.05 Tree Protection and Pruning</w:t>
      </w:r>
      <w:r w:rsidR="00AB2B22" w:rsidRPr="00EC3183">
        <w:rPr>
          <w:rFonts w:asciiTheme="minorHAnsi" w:hAnsiTheme="minorHAnsi"/>
          <w:szCs w:val="22"/>
          <w:lang w:eastAsia="en-CA"/>
        </w:rPr>
        <w:t xml:space="preserve"> is amended by the addition of the following:</w:t>
      </w:r>
    </w:p>
    <w:p w14:paraId="717A407F" w14:textId="77777777" w:rsidR="007B195F" w:rsidRPr="00EC3183" w:rsidRDefault="007B195F" w:rsidP="007B195F">
      <w:pPr>
        <w:pStyle w:val="Heading5"/>
        <w:rPr>
          <w:rFonts w:asciiTheme="minorHAnsi" w:hAnsiTheme="minorHAnsi"/>
          <w:sz w:val="22"/>
          <w:szCs w:val="22"/>
        </w:rPr>
      </w:pPr>
      <w:r w:rsidRPr="00EC3183">
        <w:rPr>
          <w:rFonts w:asciiTheme="minorHAnsi" w:hAnsiTheme="minorHAnsi"/>
          <w:sz w:val="22"/>
          <w:szCs w:val="22"/>
        </w:rPr>
        <w:t>Do not injure or deface vegetation that is not designated for removal.</w:t>
      </w:r>
    </w:p>
    <w:p w14:paraId="7A093993" w14:textId="3516F616" w:rsidR="007B195F" w:rsidRPr="00EC3183" w:rsidRDefault="007B195F" w:rsidP="007B195F">
      <w:pPr>
        <w:pStyle w:val="Heading5"/>
        <w:rPr>
          <w:rFonts w:asciiTheme="minorHAnsi" w:hAnsiTheme="minorHAnsi"/>
          <w:sz w:val="22"/>
          <w:szCs w:val="22"/>
        </w:rPr>
      </w:pPr>
      <w:r w:rsidRPr="00EC3183">
        <w:rPr>
          <w:rFonts w:asciiTheme="minorHAnsi" w:hAnsiTheme="minorHAnsi"/>
          <w:sz w:val="22"/>
          <w:szCs w:val="22"/>
        </w:rPr>
        <w:t xml:space="preserve">Trees and plantings not designated for removal shall be </w:t>
      </w:r>
      <w:proofErr w:type="gramStart"/>
      <w:r w:rsidRPr="00EC3183">
        <w:rPr>
          <w:rFonts w:asciiTheme="minorHAnsi" w:hAnsiTheme="minorHAnsi"/>
          <w:sz w:val="22"/>
          <w:szCs w:val="22"/>
        </w:rPr>
        <w:t>protected at all time</w:t>
      </w:r>
      <w:r w:rsidR="00E9250E" w:rsidRPr="00EC3183">
        <w:rPr>
          <w:rFonts w:asciiTheme="minorHAnsi" w:hAnsiTheme="minorHAnsi"/>
          <w:sz w:val="22"/>
          <w:szCs w:val="22"/>
        </w:rPr>
        <w:t>s</w:t>
      </w:r>
      <w:proofErr w:type="gramEnd"/>
      <w:r w:rsidR="00E9250E" w:rsidRPr="00EC3183">
        <w:rPr>
          <w:rFonts w:asciiTheme="minorHAnsi" w:hAnsiTheme="minorHAnsi"/>
          <w:sz w:val="22"/>
          <w:szCs w:val="22"/>
        </w:rPr>
        <w:t xml:space="preserve"> during the course of the Work as per </w:t>
      </w:r>
      <w:r w:rsidR="00E9250E" w:rsidRPr="002F6F34">
        <w:rPr>
          <w:rFonts w:asciiTheme="minorHAnsi" w:hAnsiTheme="minorHAnsi"/>
          <w:sz w:val="22"/>
          <w:szCs w:val="22"/>
          <w:rPrChange w:id="122" w:author="Johnny Pang" w:date="2022-04-17T13:43:00Z">
            <w:rPr>
              <w:rFonts w:asciiTheme="minorHAnsi" w:hAnsiTheme="minorHAnsi"/>
              <w:sz w:val="22"/>
              <w:szCs w:val="22"/>
              <w:highlight w:val="yellow"/>
            </w:rPr>
          </w:rPrChange>
        </w:rPr>
        <w:t>Section 01561</w:t>
      </w:r>
      <w:r w:rsidR="00630262" w:rsidRPr="002F6F34">
        <w:rPr>
          <w:rFonts w:asciiTheme="minorHAnsi" w:hAnsiTheme="minorHAnsi"/>
          <w:sz w:val="22"/>
          <w:szCs w:val="22"/>
          <w:rPrChange w:id="123" w:author="Johnny Pang" w:date="2022-04-17T13:43:00Z">
            <w:rPr>
              <w:rFonts w:asciiTheme="minorHAnsi" w:hAnsiTheme="minorHAnsi"/>
              <w:sz w:val="22"/>
              <w:szCs w:val="22"/>
              <w:highlight w:val="yellow"/>
            </w:rPr>
          </w:rPrChange>
        </w:rPr>
        <w:t xml:space="preserve"> -</w:t>
      </w:r>
      <w:r w:rsidR="00E9250E" w:rsidRPr="002F6F34">
        <w:rPr>
          <w:rFonts w:asciiTheme="minorHAnsi" w:hAnsiTheme="minorHAnsi"/>
          <w:sz w:val="22"/>
          <w:szCs w:val="22"/>
          <w:rPrChange w:id="124" w:author="Johnny Pang" w:date="2022-04-17T13:43:00Z">
            <w:rPr>
              <w:rFonts w:asciiTheme="minorHAnsi" w:hAnsiTheme="minorHAnsi"/>
              <w:sz w:val="22"/>
              <w:szCs w:val="22"/>
              <w:highlight w:val="yellow"/>
            </w:rPr>
          </w:rPrChange>
        </w:rPr>
        <w:t xml:space="preserve"> Environmental Protection.</w:t>
      </w:r>
    </w:p>
    <w:p w14:paraId="64A697FA" w14:textId="77777777" w:rsidR="007B195F" w:rsidRPr="00984D31" w:rsidRDefault="007B195F" w:rsidP="007B195F">
      <w:pPr>
        <w:pStyle w:val="Heading5"/>
        <w:rPr>
          <w:rFonts w:asciiTheme="minorHAnsi" w:hAnsiTheme="minorHAnsi"/>
          <w:sz w:val="22"/>
          <w:szCs w:val="22"/>
        </w:rPr>
      </w:pPr>
      <w:r w:rsidRPr="00984D31">
        <w:rPr>
          <w:rFonts w:asciiTheme="minorHAnsi" w:hAnsiTheme="minorHAnsi"/>
          <w:sz w:val="22"/>
          <w:szCs w:val="22"/>
        </w:rPr>
        <w:t>Tree Removal Outside Clearing Limits</w:t>
      </w:r>
    </w:p>
    <w:p w14:paraId="66213B64" w14:textId="0190218E" w:rsidR="007B195F" w:rsidRPr="00EC3183" w:rsidRDefault="00017468" w:rsidP="007B195F">
      <w:pPr>
        <w:pStyle w:val="Heading6"/>
        <w:rPr>
          <w:rFonts w:asciiTheme="minorHAnsi" w:hAnsiTheme="minorHAnsi"/>
          <w:sz w:val="22"/>
          <w:szCs w:val="22"/>
        </w:rPr>
      </w:pPr>
      <w:r w:rsidRPr="00EC3183">
        <w:rPr>
          <w:rFonts w:asciiTheme="minorHAnsi" w:hAnsiTheme="minorHAnsi"/>
          <w:sz w:val="22"/>
          <w:szCs w:val="22"/>
        </w:rPr>
        <w:t>With the Consultant’s approval, r</w:t>
      </w:r>
      <w:r w:rsidR="007B195F" w:rsidRPr="00EC3183">
        <w:rPr>
          <w:rFonts w:asciiTheme="minorHAnsi" w:hAnsiTheme="minorHAnsi"/>
          <w:sz w:val="22"/>
          <w:szCs w:val="22"/>
        </w:rPr>
        <w:t>emove within the limits of the Site:</w:t>
      </w:r>
    </w:p>
    <w:p w14:paraId="23F068E9" w14:textId="46B35341" w:rsidR="007B195F" w:rsidRPr="00EC3183" w:rsidRDefault="007B195F" w:rsidP="007B195F">
      <w:pPr>
        <w:pStyle w:val="Heading7"/>
        <w:rPr>
          <w:rFonts w:asciiTheme="minorHAnsi" w:hAnsiTheme="minorHAnsi"/>
          <w:sz w:val="22"/>
          <w:szCs w:val="22"/>
        </w:rPr>
      </w:pPr>
      <w:r w:rsidRPr="00EC3183">
        <w:rPr>
          <w:rFonts w:asciiTheme="minorHAnsi" w:hAnsiTheme="minorHAnsi"/>
          <w:sz w:val="22"/>
          <w:szCs w:val="22"/>
        </w:rPr>
        <w:t xml:space="preserve">Dead, dying, leaning, or otherwise unsound trees that may strike and injure workers and/or damage new facilities if they were to fall. </w:t>
      </w:r>
    </w:p>
    <w:p w14:paraId="58F5769A" w14:textId="77777777" w:rsidR="007B195F" w:rsidRPr="00EC3183" w:rsidRDefault="007B195F" w:rsidP="007B195F">
      <w:pPr>
        <w:pStyle w:val="Heading6"/>
        <w:rPr>
          <w:rFonts w:asciiTheme="minorHAnsi" w:hAnsiTheme="minorHAnsi"/>
          <w:sz w:val="22"/>
          <w:szCs w:val="22"/>
        </w:rPr>
      </w:pPr>
      <w:r w:rsidRPr="00EC3183">
        <w:rPr>
          <w:rFonts w:asciiTheme="minorHAnsi" w:hAnsiTheme="minorHAnsi"/>
          <w:sz w:val="22"/>
          <w:szCs w:val="22"/>
        </w:rPr>
        <w:t>Cut stumps off flush with the ground, remove debris, and if disturbed, restore the surrounding area to its original condition prior to the commencement of the Work.</w:t>
      </w:r>
    </w:p>
    <w:p w14:paraId="4B0EB5EB" w14:textId="0D42D4E1" w:rsidR="00474142" w:rsidRPr="00EC3183" w:rsidDel="00296DD2" w:rsidRDefault="00474142" w:rsidP="00474142">
      <w:pPr>
        <w:pStyle w:val="Heading5"/>
        <w:rPr>
          <w:del w:id="125" w:author="Axel Ouillet" w:date="2022-03-23T14:22:00Z"/>
          <w:rFonts w:asciiTheme="minorHAnsi" w:hAnsiTheme="minorHAnsi"/>
          <w:i/>
          <w:sz w:val="22"/>
          <w:szCs w:val="22"/>
          <w:highlight w:val="yellow"/>
        </w:rPr>
      </w:pPr>
      <w:del w:id="126" w:author="Axel Ouillet" w:date="2022-03-23T14:22:00Z">
        <w:r w:rsidRPr="00EC3183" w:rsidDel="00296DD2">
          <w:rPr>
            <w:rFonts w:asciiTheme="minorHAnsi" w:hAnsiTheme="minorHAnsi"/>
            <w:i/>
            <w:sz w:val="22"/>
            <w:szCs w:val="22"/>
            <w:highlight w:val="yellow"/>
          </w:rPr>
          <w:delText>[Note to Consultant: Sections to consider for inclusion:</w:delText>
        </w:r>
      </w:del>
    </w:p>
    <w:p w14:paraId="745226DF" w14:textId="01D9434F" w:rsidR="00474142" w:rsidRPr="00984D31" w:rsidDel="00296DD2" w:rsidRDefault="00474142" w:rsidP="00474142">
      <w:pPr>
        <w:pStyle w:val="Heading6"/>
        <w:rPr>
          <w:del w:id="127" w:author="Axel Ouillet" w:date="2022-03-23T14:22:00Z"/>
          <w:rFonts w:asciiTheme="minorHAnsi" w:hAnsiTheme="minorHAnsi"/>
          <w:i/>
          <w:sz w:val="22"/>
          <w:szCs w:val="22"/>
          <w:highlight w:val="yellow"/>
        </w:rPr>
      </w:pPr>
      <w:del w:id="128" w:author="Axel Ouillet" w:date="2022-03-23T14:22:00Z">
        <w:r w:rsidRPr="00984D31" w:rsidDel="00296DD2">
          <w:rPr>
            <w:rFonts w:asciiTheme="minorHAnsi" w:hAnsiTheme="minorHAnsi"/>
            <w:i/>
            <w:sz w:val="22"/>
            <w:szCs w:val="22"/>
            <w:highlight w:val="yellow"/>
          </w:rPr>
          <w:delText>TEMPORARY RE</w:delText>
        </w:r>
        <w:r w:rsidRPr="00984D31" w:rsidDel="00296DD2">
          <w:rPr>
            <w:rFonts w:asciiTheme="minorHAnsi" w:hAnsiTheme="minorHAnsi"/>
            <w:i/>
            <w:spacing w:val="1"/>
            <w:sz w:val="22"/>
            <w:szCs w:val="22"/>
            <w:highlight w:val="yellow"/>
          </w:rPr>
          <w:delText>M</w:delText>
        </w:r>
        <w:r w:rsidRPr="00984D31" w:rsidDel="00296DD2">
          <w:rPr>
            <w:rFonts w:asciiTheme="minorHAnsi" w:hAnsiTheme="minorHAnsi"/>
            <w:i/>
            <w:sz w:val="22"/>
            <w:szCs w:val="22"/>
            <w:highlight w:val="yellow"/>
          </w:rPr>
          <w:delText>OVAL OF INTERFERING PLANTINGS</w:delText>
        </w:r>
      </w:del>
    </w:p>
    <w:p w14:paraId="31849A32" w14:textId="355F4FB4" w:rsidR="00474142" w:rsidRPr="00EC3183" w:rsidDel="00296DD2" w:rsidRDefault="00474142" w:rsidP="00474142">
      <w:pPr>
        <w:pStyle w:val="Heading7"/>
        <w:rPr>
          <w:del w:id="129" w:author="Axel Ouillet" w:date="2022-03-23T14:22:00Z"/>
          <w:rFonts w:asciiTheme="minorHAnsi" w:hAnsiTheme="minorHAnsi"/>
          <w:i/>
          <w:sz w:val="22"/>
          <w:szCs w:val="22"/>
          <w:highlight w:val="yellow"/>
        </w:rPr>
      </w:pPr>
      <w:del w:id="130" w:author="Axel Ouillet" w:date="2022-03-23T14:22:00Z">
        <w:r w:rsidRPr="00EC3183" w:rsidDel="00296DD2">
          <w:rPr>
            <w:rFonts w:asciiTheme="minorHAnsi" w:hAnsiTheme="minorHAnsi"/>
            <w:i/>
            <w:sz w:val="22"/>
            <w:szCs w:val="22"/>
            <w:highlight w:val="yellow"/>
          </w:rPr>
          <w:delText>R</w:delText>
        </w:r>
        <w:r w:rsidRPr="00EC3183" w:rsidDel="00296DD2">
          <w:rPr>
            <w:rFonts w:asciiTheme="minorHAnsi" w:hAnsiTheme="minorHAnsi"/>
            <w:i/>
            <w:spacing w:val="1"/>
            <w:sz w:val="22"/>
            <w:szCs w:val="22"/>
            <w:highlight w:val="yellow"/>
          </w:rPr>
          <w:delText>e</w:delText>
        </w:r>
        <w:r w:rsidRPr="00EC3183" w:rsidDel="00296DD2">
          <w:rPr>
            <w:rFonts w:asciiTheme="minorHAnsi" w:hAnsiTheme="minorHAnsi"/>
            <w:i/>
            <w:spacing w:val="-2"/>
            <w:sz w:val="22"/>
            <w:szCs w:val="22"/>
            <w:highlight w:val="yellow"/>
          </w:rPr>
          <w:delText>m</w:delText>
        </w:r>
        <w:r w:rsidRPr="00EC3183" w:rsidDel="00296DD2">
          <w:rPr>
            <w:rFonts w:asciiTheme="minorHAnsi" w:hAnsiTheme="minorHAnsi"/>
            <w:i/>
            <w:sz w:val="22"/>
            <w:szCs w:val="22"/>
            <w:highlight w:val="yellow"/>
          </w:rPr>
          <w:delText>ove and store, as specified in Section 02930, Trees, Shrubs and Ground Covers, shrubs and trees that are not designated for re</w:delText>
        </w:r>
        <w:r w:rsidRPr="00EC3183" w:rsidDel="00296DD2">
          <w:rPr>
            <w:rFonts w:asciiTheme="minorHAnsi" w:hAnsiTheme="minorHAnsi"/>
            <w:i/>
            <w:spacing w:val="-2"/>
            <w:sz w:val="22"/>
            <w:szCs w:val="22"/>
            <w:highlight w:val="yellow"/>
          </w:rPr>
          <w:delText>m</w:delText>
        </w:r>
        <w:r w:rsidRPr="00EC3183" w:rsidDel="00296DD2">
          <w:rPr>
            <w:rFonts w:asciiTheme="minorHAnsi" w:hAnsiTheme="minorHAnsi"/>
            <w:i/>
            <w:sz w:val="22"/>
            <w:szCs w:val="22"/>
            <w:highlight w:val="yellow"/>
          </w:rPr>
          <w:delText>oval but do interfere with construction or could be da</w:delText>
        </w:r>
        <w:r w:rsidRPr="00EC3183" w:rsidDel="00296DD2">
          <w:rPr>
            <w:rFonts w:asciiTheme="minorHAnsi" w:hAnsiTheme="minorHAnsi"/>
            <w:i/>
            <w:spacing w:val="-2"/>
            <w:sz w:val="22"/>
            <w:szCs w:val="22"/>
            <w:highlight w:val="yellow"/>
          </w:rPr>
          <w:delText>m</w:delText>
        </w:r>
        <w:r w:rsidRPr="00EC3183" w:rsidDel="00296DD2">
          <w:rPr>
            <w:rFonts w:asciiTheme="minorHAnsi" w:hAnsiTheme="minorHAnsi"/>
            <w:i/>
            <w:sz w:val="22"/>
            <w:szCs w:val="22"/>
            <w:highlight w:val="yellow"/>
          </w:rPr>
          <w:delText>ag</w:delText>
        </w:r>
        <w:r w:rsidRPr="00EC3183" w:rsidDel="00296DD2">
          <w:rPr>
            <w:rFonts w:asciiTheme="minorHAnsi" w:hAnsiTheme="minorHAnsi"/>
            <w:i/>
            <w:spacing w:val="1"/>
            <w:sz w:val="22"/>
            <w:szCs w:val="22"/>
            <w:highlight w:val="yellow"/>
          </w:rPr>
          <w:delText>e</w:delText>
        </w:r>
        <w:r w:rsidRPr="00EC3183" w:rsidDel="00296DD2">
          <w:rPr>
            <w:rFonts w:asciiTheme="minorHAnsi" w:hAnsiTheme="minorHAnsi"/>
            <w:i/>
            <w:sz w:val="22"/>
            <w:szCs w:val="22"/>
            <w:highlight w:val="yellow"/>
          </w:rPr>
          <w:delText>d by construction activities.</w:delText>
        </w:r>
      </w:del>
    </w:p>
    <w:p w14:paraId="2352B9E8" w14:textId="3DBA8AE6" w:rsidR="00474142" w:rsidRPr="00EC3183" w:rsidDel="00296DD2" w:rsidRDefault="00474142" w:rsidP="00474142">
      <w:pPr>
        <w:pStyle w:val="Heading7"/>
        <w:rPr>
          <w:del w:id="131" w:author="Axel Ouillet" w:date="2022-03-23T14:22:00Z"/>
          <w:rFonts w:asciiTheme="minorHAnsi" w:hAnsiTheme="minorHAnsi"/>
          <w:i/>
          <w:sz w:val="22"/>
          <w:szCs w:val="22"/>
          <w:highlight w:val="yellow"/>
        </w:rPr>
      </w:pPr>
      <w:del w:id="132" w:author="Axel Ouillet" w:date="2022-03-23T14:22:00Z">
        <w:r w:rsidRPr="00EC3183" w:rsidDel="00296DD2">
          <w:rPr>
            <w:rFonts w:asciiTheme="minorHAnsi" w:hAnsiTheme="minorHAnsi"/>
            <w:i/>
            <w:sz w:val="22"/>
            <w:szCs w:val="22"/>
            <w:highlight w:val="yellow"/>
          </w:rPr>
          <w:delText>Photograph and docu</w:delText>
        </w:r>
        <w:r w:rsidRPr="00EC3183" w:rsidDel="00296DD2">
          <w:rPr>
            <w:rFonts w:asciiTheme="minorHAnsi" w:hAnsiTheme="minorHAnsi"/>
            <w:i/>
            <w:spacing w:val="-2"/>
            <w:sz w:val="22"/>
            <w:szCs w:val="22"/>
            <w:highlight w:val="yellow"/>
          </w:rPr>
          <w:delText>m</w:delText>
        </w:r>
        <w:r w:rsidRPr="00EC3183" w:rsidDel="00296DD2">
          <w:rPr>
            <w:rFonts w:asciiTheme="minorHAnsi" w:hAnsiTheme="minorHAnsi"/>
            <w:i/>
            <w:spacing w:val="1"/>
            <w:sz w:val="22"/>
            <w:szCs w:val="22"/>
            <w:highlight w:val="yellow"/>
          </w:rPr>
          <w:delText>e</w:delText>
        </w:r>
        <w:r w:rsidRPr="00EC3183" w:rsidDel="00296DD2">
          <w:rPr>
            <w:rFonts w:asciiTheme="minorHAnsi" w:hAnsiTheme="minorHAnsi"/>
            <w:i/>
            <w:sz w:val="22"/>
            <w:szCs w:val="22"/>
            <w:highlight w:val="yellow"/>
          </w:rPr>
          <w:delText>nt location, orie</w:delText>
        </w:r>
        <w:r w:rsidRPr="00EC3183" w:rsidDel="00296DD2">
          <w:rPr>
            <w:rFonts w:asciiTheme="minorHAnsi" w:hAnsiTheme="minorHAnsi"/>
            <w:i/>
            <w:spacing w:val="-2"/>
            <w:sz w:val="22"/>
            <w:szCs w:val="22"/>
            <w:highlight w:val="yellow"/>
          </w:rPr>
          <w:delText>n</w:delText>
        </w:r>
        <w:r w:rsidRPr="00EC3183" w:rsidDel="00296DD2">
          <w:rPr>
            <w:rFonts w:asciiTheme="minorHAnsi" w:hAnsiTheme="minorHAnsi"/>
            <w:i/>
            <w:sz w:val="22"/>
            <w:szCs w:val="22"/>
            <w:highlight w:val="yellow"/>
          </w:rPr>
          <w:delText>tation, and conditi</w:delText>
        </w:r>
        <w:r w:rsidRPr="00EC3183" w:rsidDel="00296DD2">
          <w:rPr>
            <w:rFonts w:asciiTheme="minorHAnsi" w:hAnsiTheme="minorHAnsi"/>
            <w:i/>
            <w:spacing w:val="-2"/>
            <w:sz w:val="22"/>
            <w:szCs w:val="22"/>
            <w:highlight w:val="yellow"/>
          </w:rPr>
          <w:delText>o</w:delText>
        </w:r>
        <w:r w:rsidRPr="00EC3183" w:rsidDel="00296DD2">
          <w:rPr>
            <w:rFonts w:asciiTheme="minorHAnsi" w:hAnsiTheme="minorHAnsi"/>
            <w:i/>
            <w:sz w:val="22"/>
            <w:szCs w:val="22"/>
            <w:highlight w:val="yellow"/>
          </w:rPr>
          <w:delText>n of each plant prior to its re</w:delText>
        </w:r>
        <w:r w:rsidRPr="00EC3183" w:rsidDel="00296DD2">
          <w:rPr>
            <w:rFonts w:asciiTheme="minorHAnsi" w:hAnsiTheme="minorHAnsi"/>
            <w:i/>
            <w:spacing w:val="-2"/>
            <w:sz w:val="22"/>
            <w:szCs w:val="22"/>
            <w:highlight w:val="yellow"/>
          </w:rPr>
          <w:delText>m</w:delText>
        </w:r>
        <w:r w:rsidRPr="00EC3183" w:rsidDel="00296DD2">
          <w:rPr>
            <w:rFonts w:asciiTheme="minorHAnsi" w:hAnsiTheme="minorHAnsi"/>
            <w:i/>
            <w:sz w:val="22"/>
            <w:szCs w:val="22"/>
            <w:highlight w:val="yellow"/>
          </w:rPr>
          <w:delText>oval. Re</w:delText>
        </w:r>
        <w:r w:rsidRPr="00EC3183" w:rsidDel="00296DD2">
          <w:rPr>
            <w:rFonts w:asciiTheme="minorHAnsi" w:hAnsiTheme="minorHAnsi"/>
            <w:i/>
            <w:spacing w:val="1"/>
            <w:sz w:val="22"/>
            <w:szCs w:val="22"/>
            <w:highlight w:val="yellow"/>
          </w:rPr>
          <w:delText>c</w:delText>
        </w:r>
        <w:r w:rsidRPr="00EC3183" w:rsidDel="00296DD2">
          <w:rPr>
            <w:rFonts w:asciiTheme="minorHAnsi" w:hAnsiTheme="minorHAnsi"/>
            <w:i/>
            <w:sz w:val="22"/>
            <w:szCs w:val="22"/>
            <w:highlight w:val="yellow"/>
          </w:rPr>
          <w:delText>ord sufficie</w:delText>
        </w:r>
        <w:r w:rsidRPr="00EC3183" w:rsidDel="00296DD2">
          <w:rPr>
            <w:rFonts w:asciiTheme="minorHAnsi" w:hAnsiTheme="minorHAnsi"/>
            <w:i/>
            <w:spacing w:val="-3"/>
            <w:sz w:val="22"/>
            <w:szCs w:val="22"/>
            <w:highlight w:val="yellow"/>
          </w:rPr>
          <w:delText>n</w:delText>
        </w:r>
        <w:r w:rsidRPr="00EC3183" w:rsidDel="00296DD2">
          <w:rPr>
            <w:rFonts w:asciiTheme="minorHAnsi" w:hAnsiTheme="minorHAnsi"/>
            <w:i/>
            <w:sz w:val="22"/>
            <w:szCs w:val="22"/>
            <w:highlight w:val="yellow"/>
          </w:rPr>
          <w:delText>t infor</w:delText>
        </w:r>
        <w:r w:rsidRPr="00EC3183" w:rsidDel="00296DD2">
          <w:rPr>
            <w:rFonts w:asciiTheme="minorHAnsi" w:hAnsiTheme="minorHAnsi"/>
            <w:i/>
            <w:spacing w:val="-2"/>
            <w:sz w:val="22"/>
            <w:szCs w:val="22"/>
            <w:highlight w:val="yellow"/>
          </w:rPr>
          <w:delText>m</w:delText>
        </w:r>
        <w:r w:rsidRPr="00EC3183" w:rsidDel="00296DD2">
          <w:rPr>
            <w:rFonts w:asciiTheme="minorHAnsi" w:hAnsiTheme="minorHAnsi"/>
            <w:i/>
            <w:sz w:val="22"/>
            <w:szCs w:val="22"/>
            <w:highlight w:val="yellow"/>
          </w:rPr>
          <w:delText>ation to uniquely identify each plant re</w:delText>
        </w:r>
        <w:r w:rsidRPr="00EC3183" w:rsidDel="00296DD2">
          <w:rPr>
            <w:rFonts w:asciiTheme="minorHAnsi" w:hAnsiTheme="minorHAnsi"/>
            <w:i/>
            <w:spacing w:val="-2"/>
            <w:sz w:val="22"/>
            <w:szCs w:val="22"/>
            <w:highlight w:val="yellow"/>
          </w:rPr>
          <w:delText>m</w:delText>
        </w:r>
        <w:r w:rsidRPr="00EC3183" w:rsidDel="00296DD2">
          <w:rPr>
            <w:rFonts w:asciiTheme="minorHAnsi" w:hAnsiTheme="minorHAnsi"/>
            <w:i/>
            <w:sz w:val="22"/>
            <w:szCs w:val="22"/>
            <w:highlight w:val="yellow"/>
          </w:rPr>
          <w:delText>oved and to assure accurate replace</w:delText>
        </w:r>
        <w:r w:rsidRPr="00EC3183" w:rsidDel="00296DD2">
          <w:rPr>
            <w:rFonts w:asciiTheme="minorHAnsi" w:hAnsiTheme="minorHAnsi"/>
            <w:i/>
            <w:spacing w:val="-2"/>
            <w:sz w:val="22"/>
            <w:szCs w:val="22"/>
            <w:highlight w:val="yellow"/>
          </w:rPr>
          <w:delText>m</w:delText>
        </w:r>
        <w:r w:rsidRPr="00EC3183" w:rsidDel="00296DD2">
          <w:rPr>
            <w:rFonts w:asciiTheme="minorHAnsi" w:hAnsiTheme="minorHAnsi"/>
            <w:i/>
            <w:sz w:val="22"/>
            <w:szCs w:val="22"/>
            <w:highlight w:val="yellow"/>
          </w:rPr>
          <w:delText>ent.]</w:delText>
        </w:r>
      </w:del>
    </w:p>
    <w:p w14:paraId="7757C289" w14:textId="790694DD" w:rsidR="00337E78" w:rsidRPr="00EC3183" w:rsidRDefault="00EB36B0" w:rsidP="007B195F">
      <w:pPr>
        <w:pStyle w:val="Heading4"/>
        <w:tabs>
          <w:tab w:val="clear" w:pos="2160"/>
          <w:tab w:val="num" w:pos="1530"/>
        </w:tabs>
        <w:spacing w:before="120"/>
        <w:ind w:left="1526"/>
        <w:rPr>
          <w:rFonts w:asciiTheme="minorHAnsi" w:hAnsiTheme="minorHAnsi"/>
          <w:szCs w:val="22"/>
          <w:lang w:eastAsia="en-CA"/>
        </w:rPr>
      </w:pPr>
      <w:r w:rsidRPr="00EC3183">
        <w:rPr>
          <w:rFonts w:asciiTheme="minorHAnsi" w:hAnsiTheme="minorHAnsi"/>
          <w:b/>
          <w:szCs w:val="22"/>
          <w:lang w:eastAsia="en-CA"/>
        </w:rPr>
        <w:t>490</w:t>
      </w:r>
      <w:r w:rsidR="00892C02" w:rsidRPr="00EC3183">
        <w:rPr>
          <w:rFonts w:asciiTheme="minorHAnsi" w:hAnsiTheme="minorHAnsi"/>
          <w:b/>
          <w:szCs w:val="22"/>
          <w:lang w:eastAsia="en-CA"/>
        </w:rPr>
        <w:t>.07.06 Stripping and Stockpiling Topsoil</w:t>
      </w:r>
      <w:r w:rsidR="00892C02" w:rsidRPr="00EC3183">
        <w:rPr>
          <w:rFonts w:asciiTheme="minorHAnsi" w:hAnsiTheme="minorHAnsi"/>
          <w:szCs w:val="22"/>
          <w:lang w:eastAsia="en-CA"/>
        </w:rPr>
        <w:t xml:space="preserve"> is amended by the addition of the following:</w:t>
      </w:r>
    </w:p>
    <w:p w14:paraId="6B6F8249" w14:textId="77777777" w:rsidR="00AB2B22" w:rsidRPr="00EC3183" w:rsidRDefault="00AB2B22" w:rsidP="00AB2B22">
      <w:pPr>
        <w:pStyle w:val="Heading5"/>
        <w:rPr>
          <w:rFonts w:asciiTheme="minorHAnsi" w:hAnsiTheme="minorHAnsi"/>
          <w:sz w:val="22"/>
          <w:szCs w:val="22"/>
          <w:u w:val="single"/>
        </w:rPr>
      </w:pPr>
      <w:r w:rsidRPr="00EC3183">
        <w:rPr>
          <w:rFonts w:asciiTheme="minorHAnsi" w:hAnsiTheme="minorHAnsi"/>
          <w:sz w:val="22"/>
          <w:szCs w:val="22"/>
          <w:u w:val="single"/>
        </w:rPr>
        <w:t>Scalping</w:t>
      </w:r>
    </w:p>
    <w:p w14:paraId="546B2D96" w14:textId="38538F93" w:rsidR="00AB2B22" w:rsidRPr="00EC3183" w:rsidRDefault="00AB2B22" w:rsidP="00AB2B22">
      <w:pPr>
        <w:pStyle w:val="Heading6"/>
        <w:rPr>
          <w:rFonts w:asciiTheme="minorHAnsi" w:hAnsiTheme="minorHAnsi"/>
          <w:sz w:val="22"/>
          <w:szCs w:val="22"/>
        </w:rPr>
      </w:pPr>
      <w:r w:rsidRPr="00EC3183">
        <w:rPr>
          <w:rFonts w:asciiTheme="minorHAnsi" w:hAnsiTheme="minorHAnsi"/>
          <w:sz w:val="22"/>
          <w:szCs w:val="22"/>
        </w:rPr>
        <w:t xml:space="preserve">Do not remove sod until after all </w:t>
      </w:r>
      <w:r w:rsidR="00A362A7" w:rsidRPr="00EC3183">
        <w:rPr>
          <w:rFonts w:asciiTheme="minorHAnsi" w:hAnsiTheme="minorHAnsi"/>
          <w:sz w:val="22"/>
          <w:szCs w:val="22"/>
        </w:rPr>
        <w:t>tree removal</w:t>
      </w:r>
      <w:r w:rsidRPr="00EC3183">
        <w:rPr>
          <w:rFonts w:asciiTheme="minorHAnsi" w:hAnsiTheme="minorHAnsi"/>
          <w:sz w:val="22"/>
          <w:szCs w:val="22"/>
        </w:rPr>
        <w:t xml:space="preserve"> is completed and any resulting debris is removed.</w:t>
      </w:r>
    </w:p>
    <w:p w14:paraId="4AE67B7D" w14:textId="2EC0B43A" w:rsidR="00AB2B22" w:rsidRPr="00EC3183" w:rsidRDefault="00AB2B22" w:rsidP="00AB2B22">
      <w:pPr>
        <w:pStyle w:val="Heading6"/>
        <w:rPr>
          <w:rFonts w:asciiTheme="minorHAnsi" w:hAnsiTheme="minorHAnsi"/>
          <w:sz w:val="22"/>
          <w:szCs w:val="22"/>
        </w:rPr>
      </w:pPr>
      <w:r w:rsidRPr="00EC3183">
        <w:rPr>
          <w:rFonts w:asciiTheme="minorHAnsi" w:hAnsiTheme="minorHAnsi"/>
          <w:sz w:val="22"/>
          <w:szCs w:val="22"/>
        </w:rPr>
        <w:t>Scalp areas within the limits shown or specified in the Contract Documents</w:t>
      </w:r>
    </w:p>
    <w:p w14:paraId="7CCEE6FF" w14:textId="77777777" w:rsidR="00337E78" w:rsidRPr="00EC3183" w:rsidRDefault="00337E78" w:rsidP="00AB2B22">
      <w:pPr>
        <w:pStyle w:val="Heading5"/>
        <w:rPr>
          <w:rFonts w:asciiTheme="minorHAnsi" w:hAnsiTheme="minorHAnsi"/>
          <w:sz w:val="22"/>
          <w:szCs w:val="22"/>
        </w:rPr>
      </w:pPr>
      <w:r w:rsidRPr="00EC3183">
        <w:rPr>
          <w:rFonts w:asciiTheme="minorHAnsi" w:hAnsiTheme="minorHAnsi"/>
          <w:sz w:val="22"/>
          <w:szCs w:val="22"/>
        </w:rPr>
        <w:t xml:space="preserve">Do not remove </w:t>
      </w:r>
      <w:r w:rsidR="001934D3" w:rsidRPr="00EC3183">
        <w:rPr>
          <w:rFonts w:asciiTheme="minorHAnsi" w:hAnsiTheme="minorHAnsi"/>
          <w:sz w:val="22"/>
          <w:szCs w:val="22"/>
        </w:rPr>
        <w:t xml:space="preserve">any </w:t>
      </w:r>
      <w:r w:rsidRPr="00EC3183">
        <w:rPr>
          <w:rFonts w:asciiTheme="minorHAnsi" w:hAnsiTheme="minorHAnsi"/>
          <w:sz w:val="22"/>
          <w:szCs w:val="22"/>
        </w:rPr>
        <w:t xml:space="preserve">topsoil until after </w:t>
      </w:r>
      <w:r w:rsidR="001934D3" w:rsidRPr="00EC3183">
        <w:rPr>
          <w:rFonts w:asciiTheme="minorHAnsi" w:hAnsiTheme="minorHAnsi"/>
          <w:sz w:val="22"/>
          <w:szCs w:val="22"/>
        </w:rPr>
        <w:t xml:space="preserve">all </w:t>
      </w:r>
      <w:r w:rsidRPr="00EC3183">
        <w:rPr>
          <w:rFonts w:asciiTheme="minorHAnsi" w:hAnsiTheme="minorHAnsi"/>
          <w:sz w:val="22"/>
          <w:szCs w:val="22"/>
        </w:rPr>
        <w:t>scalping is completed.</w:t>
      </w:r>
    </w:p>
    <w:p w14:paraId="2880ADC3" w14:textId="2A9E7122" w:rsidR="00337E78" w:rsidRPr="00EC3183" w:rsidRDefault="00337E78" w:rsidP="00AB2B22">
      <w:pPr>
        <w:pStyle w:val="Heading5"/>
        <w:rPr>
          <w:rFonts w:asciiTheme="minorHAnsi" w:hAnsiTheme="minorHAnsi"/>
          <w:sz w:val="22"/>
          <w:szCs w:val="22"/>
        </w:rPr>
      </w:pPr>
      <w:r w:rsidRPr="00EC3183">
        <w:rPr>
          <w:rFonts w:asciiTheme="minorHAnsi" w:hAnsiTheme="minorHAnsi"/>
          <w:sz w:val="22"/>
          <w:szCs w:val="22"/>
        </w:rPr>
        <w:t xml:space="preserve">Strip </w:t>
      </w:r>
      <w:r w:rsidR="001934D3" w:rsidRPr="00EC3183">
        <w:rPr>
          <w:rFonts w:asciiTheme="minorHAnsi" w:hAnsiTheme="minorHAnsi"/>
          <w:sz w:val="22"/>
          <w:szCs w:val="22"/>
        </w:rPr>
        <w:t xml:space="preserve">any </w:t>
      </w:r>
      <w:r w:rsidRPr="00EC3183">
        <w:rPr>
          <w:rFonts w:asciiTheme="minorHAnsi" w:hAnsiTheme="minorHAnsi"/>
          <w:sz w:val="22"/>
          <w:szCs w:val="22"/>
        </w:rPr>
        <w:t xml:space="preserve">areas within </w:t>
      </w:r>
      <w:r w:rsidR="001934D3" w:rsidRPr="00EC3183">
        <w:rPr>
          <w:rFonts w:asciiTheme="minorHAnsi" w:hAnsiTheme="minorHAnsi"/>
          <w:sz w:val="22"/>
          <w:szCs w:val="22"/>
        </w:rPr>
        <w:t xml:space="preserve">the </w:t>
      </w:r>
      <w:r w:rsidRPr="00EC3183">
        <w:rPr>
          <w:rFonts w:asciiTheme="minorHAnsi" w:hAnsiTheme="minorHAnsi"/>
          <w:sz w:val="22"/>
          <w:szCs w:val="22"/>
        </w:rPr>
        <w:t xml:space="preserve">limits </w:t>
      </w:r>
      <w:r w:rsidR="001934D3" w:rsidRPr="00EC3183">
        <w:rPr>
          <w:rFonts w:asciiTheme="minorHAnsi" w:hAnsiTheme="minorHAnsi"/>
          <w:sz w:val="22"/>
          <w:szCs w:val="22"/>
        </w:rPr>
        <w:t xml:space="preserve">of the Site </w:t>
      </w:r>
      <w:r w:rsidRPr="00EC3183">
        <w:rPr>
          <w:rFonts w:asciiTheme="minorHAnsi" w:hAnsiTheme="minorHAnsi"/>
          <w:sz w:val="22"/>
          <w:szCs w:val="22"/>
        </w:rPr>
        <w:t xml:space="preserve">that are impacted by the Work.  Topsoil depths are indicated in the geotechnical investigation report, </w:t>
      </w:r>
      <w:r w:rsidRPr="00EC3183">
        <w:rPr>
          <w:rFonts w:asciiTheme="minorHAnsi" w:hAnsiTheme="minorHAnsi"/>
          <w:sz w:val="22"/>
          <w:szCs w:val="22"/>
        </w:rPr>
        <w:lastRenderedPageBreak/>
        <w:t>provided</w:t>
      </w:r>
      <w:ins w:id="133" w:author="Axel Ouillet" w:date="2022-03-23T14:17:00Z">
        <w:r w:rsidR="004743A4">
          <w:rPr>
            <w:rFonts w:asciiTheme="minorHAnsi" w:hAnsiTheme="minorHAnsi"/>
            <w:sz w:val="22"/>
            <w:szCs w:val="22"/>
          </w:rPr>
          <w:t xml:space="preserve">. </w:t>
        </w:r>
      </w:ins>
      <w:del w:id="134" w:author="Axel Ouillet" w:date="2022-03-23T14:17:00Z">
        <w:r w:rsidR="00EB36B0" w:rsidRPr="00EC3183" w:rsidDel="004743A4">
          <w:rPr>
            <w:rFonts w:asciiTheme="minorHAnsi" w:hAnsiTheme="minorHAnsi"/>
            <w:sz w:val="22"/>
            <w:szCs w:val="22"/>
          </w:rPr>
          <w:delText xml:space="preserve"> </w:delText>
        </w:r>
        <w:r w:rsidR="00EB36B0" w:rsidRPr="00984D31" w:rsidDel="004743A4">
          <w:rPr>
            <w:rFonts w:asciiTheme="minorHAnsi" w:hAnsiTheme="minorHAnsi"/>
            <w:i/>
            <w:sz w:val="22"/>
            <w:szCs w:val="22"/>
            <w:highlight w:val="yellow"/>
          </w:rPr>
          <w:delText>[Note to Consultant- Confirm existence of Geotechnical report for this project]</w:delText>
        </w:r>
        <w:r w:rsidRPr="00EC3183" w:rsidDel="004743A4">
          <w:rPr>
            <w:rFonts w:asciiTheme="minorHAnsi" w:hAnsiTheme="minorHAnsi"/>
            <w:sz w:val="22"/>
            <w:szCs w:val="22"/>
          </w:rPr>
          <w:delText xml:space="preserve">. </w:delText>
        </w:r>
        <w:r w:rsidR="001934D3" w:rsidRPr="00EC3183" w:rsidDel="004743A4">
          <w:rPr>
            <w:rFonts w:asciiTheme="minorHAnsi" w:hAnsiTheme="minorHAnsi"/>
            <w:sz w:val="22"/>
            <w:szCs w:val="22"/>
          </w:rPr>
          <w:delText xml:space="preserve"> </w:delText>
        </w:r>
      </w:del>
      <w:r w:rsidR="001934D3" w:rsidRPr="00EC3183">
        <w:rPr>
          <w:rFonts w:asciiTheme="minorHAnsi" w:hAnsiTheme="minorHAnsi"/>
          <w:sz w:val="22"/>
          <w:szCs w:val="22"/>
        </w:rPr>
        <w:t xml:space="preserve">The </w:t>
      </w:r>
      <w:r w:rsidRPr="00EC3183">
        <w:rPr>
          <w:rFonts w:asciiTheme="minorHAnsi" w:hAnsiTheme="minorHAnsi"/>
          <w:sz w:val="22"/>
          <w:szCs w:val="22"/>
        </w:rPr>
        <w:t>Contractor shall identify where depths vary more than 150 mm from those shown</w:t>
      </w:r>
      <w:r w:rsidR="00EB36B0" w:rsidRPr="00EC3183">
        <w:rPr>
          <w:rFonts w:asciiTheme="minorHAnsi" w:hAnsiTheme="minorHAnsi"/>
          <w:sz w:val="22"/>
          <w:szCs w:val="22"/>
        </w:rPr>
        <w:t xml:space="preserve"> on the Contract Drawings</w:t>
      </w:r>
      <w:r w:rsidRPr="00EC3183">
        <w:rPr>
          <w:rFonts w:asciiTheme="minorHAnsi" w:hAnsiTheme="minorHAnsi"/>
          <w:sz w:val="22"/>
          <w:szCs w:val="22"/>
        </w:rPr>
        <w:t xml:space="preserve">. Do not remove </w:t>
      </w:r>
      <w:r w:rsidR="001934D3" w:rsidRPr="00EC3183">
        <w:rPr>
          <w:rFonts w:asciiTheme="minorHAnsi" w:hAnsiTheme="minorHAnsi"/>
          <w:sz w:val="22"/>
          <w:szCs w:val="22"/>
        </w:rPr>
        <w:t xml:space="preserve">any </w:t>
      </w:r>
      <w:r w:rsidRPr="00EC3183">
        <w:rPr>
          <w:rFonts w:asciiTheme="minorHAnsi" w:hAnsiTheme="minorHAnsi"/>
          <w:sz w:val="22"/>
          <w:szCs w:val="22"/>
        </w:rPr>
        <w:t xml:space="preserve">subsoil with topsoil. </w:t>
      </w:r>
    </w:p>
    <w:p w14:paraId="6B96E5AF" w14:textId="3A200C14" w:rsidR="00337E78" w:rsidRPr="00EC3183" w:rsidRDefault="00337E78" w:rsidP="00AB2B22">
      <w:pPr>
        <w:pStyle w:val="Heading5"/>
        <w:rPr>
          <w:rFonts w:asciiTheme="minorHAnsi" w:hAnsiTheme="minorHAnsi"/>
          <w:sz w:val="22"/>
          <w:szCs w:val="22"/>
        </w:rPr>
      </w:pPr>
      <w:r w:rsidRPr="00EC3183">
        <w:rPr>
          <w:rFonts w:asciiTheme="minorHAnsi" w:hAnsiTheme="minorHAnsi"/>
          <w:sz w:val="22"/>
          <w:szCs w:val="22"/>
        </w:rPr>
        <w:t xml:space="preserve">Stockpile </w:t>
      </w:r>
      <w:r w:rsidR="001934D3" w:rsidRPr="00EC3183">
        <w:rPr>
          <w:rFonts w:asciiTheme="minorHAnsi" w:hAnsiTheme="minorHAnsi"/>
          <w:sz w:val="22"/>
          <w:szCs w:val="22"/>
        </w:rPr>
        <w:t xml:space="preserve">all </w:t>
      </w:r>
      <w:r w:rsidRPr="00EC3183">
        <w:rPr>
          <w:rFonts w:asciiTheme="minorHAnsi" w:hAnsiTheme="minorHAnsi"/>
          <w:sz w:val="22"/>
          <w:szCs w:val="22"/>
        </w:rPr>
        <w:t xml:space="preserve">stripped topsoil separately from </w:t>
      </w:r>
      <w:r w:rsidR="001934D3" w:rsidRPr="00EC3183">
        <w:rPr>
          <w:rFonts w:asciiTheme="minorHAnsi" w:hAnsiTheme="minorHAnsi"/>
          <w:sz w:val="22"/>
          <w:szCs w:val="22"/>
        </w:rPr>
        <w:t xml:space="preserve">any </w:t>
      </w:r>
      <w:r w:rsidRPr="00EC3183">
        <w:rPr>
          <w:rFonts w:asciiTheme="minorHAnsi" w:hAnsiTheme="minorHAnsi"/>
          <w:sz w:val="22"/>
          <w:szCs w:val="22"/>
        </w:rPr>
        <w:t xml:space="preserve">other excavated material. </w:t>
      </w:r>
      <w:r w:rsidR="001934D3" w:rsidRPr="00EC3183">
        <w:rPr>
          <w:rFonts w:asciiTheme="minorHAnsi" w:hAnsiTheme="minorHAnsi"/>
          <w:sz w:val="22"/>
          <w:szCs w:val="22"/>
        </w:rPr>
        <w:t xml:space="preserve"> </w:t>
      </w:r>
      <w:r w:rsidR="00CD0EB2" w:rsidRPr="00EC3183">
        <w:rPr>
          <w:rFonts w:asciiTheme="minorHAnsi" w:hAnsiTheme="minorHAnsi"/>
          <w:sz w:val="22"/>
          <w:szCs w:val="22"/>
        </w:rPr>
        <w:t xml:space="preserve">Topsoil shall not be placed in or near tree stands, along flood plains, and in areas containing natural wildlife habitats. </w:t>
      </w:r>
      <w:r w:rsidRPr="00EC3183">
        <w:rPr>
          <w:rFonts w:asciiTheme="minorHAnsi" w:hAnsiTheme="minorHAnsi"/>
          <w:sz w:val="22"/>
          <w:szCs w:val="22"/>
        </w:rPr>
        <w:t xml:space="preserve">Erect </w:t>
      </w:r>
      <w:r w:rsidR="008E0F9D" w:rsidRPr="00EC3183">
        <w:rPr>
          <w:rFonts w:asciiTheme="minorHAnsi" w:hAnsiTheme="minorHAnsi"/>
          <w:sz w:val="22"/>
          <w:szCs w:val="22"/>
        </w:rPr>
        <w:t>erosion an</w:t>
      </w:r>
      <w:r w:rsidR="00202171" w:rsidRPr="00EC3183">
        <w:rPr>
          <w:rFonts w:asciiTheme="minorHAnsi" w:hAnsiTheme="minorHAnsi"/>
          <w:sz w:val="22"/>
          <w:szCs w:val="22"/>
        </w:rPr>
        <w:t>d</w:t>
      </w:r>
      <w:r w:rsidR="008E0F9D" w:rsidRPr="00EC3183">
        <w:rPr>
          <w:rFonts w:asciiTheme="minorHAnsi" w:hAnsiTheme="minorHAnsi"/>
          <w:sz w:val="22"/>
          <w:szCs w:val="22"/>
        </w:rPr>
        <w:t xml:space="preserve"> sediment controls </w:t>
      </w:r>
      <w:r w:rsidRPr="00EC3183">
        <w:rPr>
          <w:rFonts w:asciiTheme="minorHAnsi" w:hAnsiTheme="minorHAnsi"/>
          <w:sz w:val="22"/>
          <w:szCs w:val="22"/>
        </w:rPr>
        <w:t xml:space="preserve">round </w:t>
      </w:r>
      <w:r w:rsidR="001934D3" w:rsidRPr="00EC3183">
        <w:rPr>
          <w:rFonts w:asciiTheme="minorHAnsi" w:hAnsiTheme="minorHAnsi"/>
          <w:sz w:val="22"/>
          <w:szCs w:val="22"/>
        </w:rPr>
        <w:t xml:space="preserve">the </w:t>
      </w:r>
      <w:r w:rsidRPr="00EC3183">
        <w:rPr>
          <w:rFonts w:asciiTheme="minorHAnsi" w:hAnsiTheme="minorHAnsi"/>
          <w:sz w:val="22"/>
          <w:szCs w:val="22"/>
        </w:rPr>
        <w:t xml:space="preserve">stockpiles and construct perimeter drainage ditches </w:t>
      </w:r>
      <w:proofErr w:type="gramStart"/>
      <w:r w:rsidR="001934D3" w:rsidRPr="00EC3183">
        <w:rPr>
          <w:rFonts w:asciiTheme="minorHAnsi" w:hAnsiTheme="minorHAnsi"/>
          <w:sz w:val="22"/>
          <w:szCs w:val="22"/>
        </w:rPr>
        <w:t xml:space="preserve">in order </w:t>
      </w:r>
      <w:r w:rsidRPr="00EC3183">
        <w:rPr>
          <w:rFonts w:asciiTheme="minorHAnsi" w:hAnsiTheme="minorHAnsi"/>
          <w:sz w:val="22"/>
          <w:szCs w:val="22"/>
        </w:rPr>
        <w:t>to</w:t>
      </w:r>
      <w:proofErr w:type="gramEnd"/>
      <w:r w:rsidRPr="00EC3183">
        <w:rPr>
          <w:rFonts w:asciiTheme="minorHAnsi" w:hAnsiTheme="minorHAnsi"/>
          <w:sz w:val="22"/>
          <w:szCs w:val="22"/>
        </w:rPr>
        <w:t xml:space="preserve"> intercept and direct surface runoff to </w:t>
      </w:r>
      <w:r w:rsidR="001934D3" w:rsidRPr="00EC3183">
        <w:rPr>
          <w:rFonts w:asciiTheme="minorHAnsi" w:hAnsiTheme="minorHAnsi"/>
          <w:sz w:val="22"/>
          <w:szCs w:val="22"/>
        </w:rPr>
        <w:t xml:space="preserve">the </w:t>
      </w:r>
      <w:r w:rsidRPr="00EC3183">
        <w:rPr>
          <w:rFonts w:asciiTheme="minorHAnsi" w:hAnsiTheme="minorHAnsi"/>
          <w:sz w:val="22"/>
          <w:szCs w:val="22"/>
        </w:rPr>
        <w:t>settling pond(s)</w:t>
      </w:r>
      <w:r w:rsidR="00F13976" w:rsidRPr="00EC3183">
        <w:rPr>
          <w:rFonts w:asciiTheme="minorHAnsi" w:hAnsiTheme="minorHAnsi"/>
          <w:sz w:val="22"/>
          <w:szCs w:val="22"/>
        </w:rPr>
        <w:t xml:space="preserve"> as per </w:t>
      </w:r>
      <w:r w:rsidR="00F13976" w:rsidRPr="00984D31">
        <w:rPr>
          <w:rFonts w:asciiTheme="minorHAnsi" w:hAnsiTheme="minorHAnsi"/>
          <w:sz w:val="22"/>
          <w:szCs w:val="22"/>
        </w:rPr>
        <w:t>Section</w:t>
      </w:r>
      <w:r w:rsidR="00872FF3" w:rsidRPr="00984D31">
        <w:rPr>
          <w:rFonts w:asciiTheme="minorHAnsi" w:hAnsiTheme="minorHAnsi"/>
          <w:sz w:val="22"/>
          <w:szCs w:val="22"/>
        </w:rPr>
        <w:t xml:space="preserve"> 01561</w:t>
      </w:r>
      <w:r w:rsidR="00484488" w:rsidRPr="00984D31">
        <w:rPr>
          <w:rFonts w:asciiTheme="minorHAnsi" w:hAnsiTheme="minorHAnsi"/>
          <w:sz w:val="22"/>
          <w:szCs w:val="22"/>
        </w:rPr>
        <w:t xml:space="preserve"> -</w:t>
      </w:r>
      <w:r w:rsidR="00872FF3" w:rsidRPr="00984D31">
        <w:rPr>
          <w:rFonts w:asciiTheme="minorHAnsi" w:hAnsiTheme="minorHAnsi"/>
          <w:sz w:val="22"/>
          <w:szCs w:val="22"/>
        </w:rPr>
        <w:t xml:space="preserve"> Environmental Protection</w:t>
      </w:r>
      <w:r w:rsidRPr="00EC3183">
        <w:rPr>
          <w:rFonts w:asciiTheme="minorHAnsi" w:hAnsiTheme="minorHAnsi"/>
          <w:sz w:val="22"/>
          <w:szCs w:val="22"/>
        </w:rPr>
        <w:t xml:space="preserve">. </w:t>
      </w:r>
      <w:r w:rsidR="001934D3" w:rsidRPr="00EC3183">
        <w:rPr>
          <w:rFonts w:asciiTheme="minorHAnsi" w:hAnsiTheme="minorHAnsi"/>
          <w:sz w:val="22"/>
          <w:szCs w:val="22"/>
        </w:rPr>
        <w:t xml:space="preserve"> The </w:t>
      </w:r>
      <w:r w:rsidRPr="00EC3183">
        <w:rPr>
          <w:rFonts w:asciiTheme="minorHAnsi" w:hAnsiTheme="minorHAnsi"/>
          <w:sz w:val="22"/>
          <w:szCs w:val="22"/>
        </w:rPr>
        <w:t>Contractor</w:t>
      </w:r>
      <w:r w:rsidR="001934D3" w:rsidRPr="00EC3183">
        <w:rPr>
          <w:rFonts w:asciiTheme="minorHAnsi" w:hAnsiTheme="minorHAnsi"/>
          <w:sz w:val="22"/>
          <w:szCs w:val="22"/>
        </w:rPr>
        <w:t xml:space="preserve"> is</w:t>
      </w:r>
      <w:r w:rsidRPr="00EC3183">
        <w:rPr>
          <w:rFonts w:asciiTheme="minorHAnsi" w:hAnsiTheme="minorHAnsi"/>
          <w:sz w:val="22"/>
          <w:szCs w:val="22"/>
        </w:rPr>
        <w:t xml:space="preserve"> to provide </w:t>
      </w:r>
      <w:r w:rsidR="001934D3" w:rsidRPr="00EC3183">
        <w:rPr>
          <w:rFonts w:asciiTheme="minorHAnsi" w:hAnsiTheme="minorHAnsi"/>
          <w:sz w:val="22"/>
          <w:szCs w:val="22"/>
        </w:rPr>
        <w:t xml:space="preserve">an </w:t>
      </w:r>
      <w:r w:rsidRPr="00EC3183">
        <w:rPr>
          <w:rFonts w:asciiTheme="minorHAnsi" w:hAnsiTheme="minorHAnsi"/>
          <w:sz w:val="22"/>
          <w:szCs w:val="22"/>
        </w:rPr>
        <w:t xml:space="preserve">estimate of </w:t>
      </w:r>
      <w:r w:rsidR="001934D3" w:rsidRPr="00EC3183">
        <w:rPr>
          <w:rFonts w:asciiTheme="minorHAnsi" w:hAnsiTheme="minorHAnsi"/>
          <w:sz w:val="22"/>
          <w:szCs w:val="22"/>
        </w:rPr>
        <w:t xml:space="preserve">the </w:t>
      </w:r>
      <w:r w:rsidRPr="00EC3183">
        <w:rPr>
          <w:rFonts w:asciiTheme="minorHAnsi" w:hAnsiTheme="minorHAnsi"/>
          <w:sz w:val="22"/>
          <w:szCs w:val="22"/>
        </w:rPr>
        <w:t xml:space="preserve">topsoil stripped and stockpiled at the </w:t>
      </w:r>
      <w:r w:rsidR="001934D3" w:rsidRPr="00EC3183">
        <w:rPr>
          <w:rFonts w:asciiTheme="minorHAnsi" w:hAnsiTheme="minorHAnsi"/>
          <w:sz w:val="22"/>
          <w:szCs w:val="22"/>
        </w:rPr>
        <w:t>S</w:t>
      </w:r>
      <w:r w:rsidRPr="00EC3183">
        <w:rPr>
          <w:rFonts w:asciiTheme="minorHAnsi" w:hAnsiTheme="minorHAnsi"/>
          <w:sz w:val="22"/>
          <w:szCs w:val="22"/>
        </w:rPr>
        <w:t>ite.</w:t>
      </w:r>
    </w:p>
    <w:p w14:paraId="16F64E3B" w14:textId="0C89E9FC" w:rsidR="00337E78" w:rsidRPr="00EC3183" w:rsidRDefault="00337E78" w:rsidP="00AB2B22">
      <w:pPr>
        <w:pStyle w:val="Heading5"/>
        <w:rPr>
          <w:rFonts w:asciiTheme="minorHAnsi" w:hAnsiTheme="minorHAnsi"/>
          <w:sz w:val="22"/>
          <w:szCs w:val="22"/>
        </w:rPr>
      </w:pPr>
      <w:r w:rsidRPr="00EC3183">
        <w:rPr>
          <w:rFonts w:asciiTheme="minorHAnsi" w:hAnsiTheme="minorHAnsi"/>
          <w:sz w:val="22"/>
          <w:szCs w:val="22"/>
        </w:rPr>
        <w:t xml:space="preserve">Where </w:t>
      </w:r>
      <w:r w:rsidR="001934D3" w:rsidRPr="00EC3183">
        <w:rPr>
          <w:rFonts w:asciiTheme="minorHAnsi" w:hAnsiTheme="minorHAnsi"/>
          <w:sz w:val="22"/>
          <w:szCs w:val="22"/>
        </w:rPr>
        <w:t xml:space="preserve">the </w:t>
      </w:r>
      <w:r w:rsidRPr="00EC3183">
        <w:rPr>
          <w:rFonts w:asciiTheme="minorHAnsi" w:hAnsiTheme="minorHAnsi"/>
          <w:sz w:val="22"/>
          <w:szCs w:val="22"/>
        </w:rPr>
        <w:t>topsoil piles are to be retained for a period exceeding three months</w:t>
      </w:r>
      <w:r w:rsidR="001934D3" w:rsidRPr="00EC3183">
        <w:rPr>
          <w:rFonts w:asciiTheme="minorHAnsi" w:hAnsiTheme="minorHAnsi"/>
          <w:sz w:val="22"/>
          <w:szCs w:val="22"/>
        </w:rPr>
        <w:t>,</w:t>
      </w:r>
      <w:r w:rsidRPr="00EC3183">
        <w:rPr>
          <w:rFonts w:asciiTheme="minorHAnsi" w:hAnsiTheme="minorHAnsi"/>
          <w:sz w:val="22"/>
          <w:szCs w:val="22"/>
        </w:rPr>
        <w:t xml:space="preserve"> </w:t>
      </w:r>
      <w:r w:rsidR="001934D3" w:rsidRPr="00EC3183">
        <w:rPr>
          <w:rFonts w:asciiTheme="minorHAnsi" w:hAnsiTheme="minorHAnsi"/>
          <w:sz w:val="22"/>
          <w:szCs w:val="22"/>
        </w:rPr>
        <w:t xml:space="preserve">they </w:t>
      </w:r>
      <w:r w:rsidR="007423AF" w:rsidRPr="00EC3183">
        <w:rPr>
          <w:rFonts w:asciiTheme="minorHAnsi" w:hAnsiTheme="minorHAnsi"/>
          <w:sz w:val="22"/>
          <w:szCs w:val="22"/>
        </w:rPr>
        <w:t xml:space="preserve">shall </w:t>
      </w:r>
      <w:r w:rsidR="001934D3" w:rsidRPr="00EC3183">
        <w:rPr>
          <w:rFonts w:asciiTheme="minorHAnsi" w:hAnsiTheme="minorHAnsi"/>
          <w:sz w:val="22"/>
          <w:szCs w:val="22"/>
        </w:rPr>
        <w:t xml:space="preserve">be </w:t>
      </w:r>
      <w:r w:rsidRPr="00EC3183">
        <w:rPr>
          <w:rFonts w:asciiTheme="minorHAnsi" w:hAnsiTheme="minorHAnsi"/>
          <w:sz w:val="22"/>
          <w:szCs w:val="22"/>
        </w:rPr>
        <w:t>surface treat</w:t>
      </w:r>
      <w:r w:rsidR="001934D3" w:rsidRPr="00EC3183">
        <w:rPr>
          <w:rFonts w:asciiTheme="minorHAnsi" w:hAnsiTheme="minorHAnsi"/>
          <w:sz w:val="22"/>
          <w:szCs w:val="22"/>
        </w:rPr>
        <w:t>ed</w:t>
      </w:r>
      <w:r w:rsidRPr="00EC3183">
        <w:rPr>
          <w:rFonts w:asciiTheme="minorHAnsi" w:hAnsiTheme="minorHAnsi"/>
          <w:sz w:val="22"/>
          <w:szCs w:val="22"/>
        </w:rPr>
        <w:t xml:space="preserve"> (pre-germinated seed and mulch) </w:t>
      </w:r>
      <w:proofErr w:type="gramStart"/>
      <w:r w:rsidR="001934D3" w:rsidRPr="00EC3183">
        <w:rPr>
          <w:rFonts w:asciiTheme="minorHAnsi" w:hAnsiTheme="minorHAnsi"/>
          <w:sz w:val="22"/>
          <w:szCs w:val="22"/>
        </w:rPr>
        <w:t xml:space="preserve">in order </w:t>
      </w:r>
      <w:r w:rsidRPr="00EC3183">
        <w:rPr>
          <w:rFonts w:asciiTheme="minorHAnsi" w:hAnsiTheme="minorHAnsi"/>
          <w:sz w:val="22"/>
          <w:szCs w:val="22"/>
        </w:rPr>
        <w:t>to</w:t>
      </w:r>
      <w:proofErr w:type="gramEnd"/>
      <w:r w:rsidRPr="00EC3183">
        <w:rPr>
          <w:rFonts w:asciiTheme="minorHAnsi" w:hAnsiTheme="minorHAnsi"/>
          <w:sz w:val="22"/>
          <w:szCs w:val="22"/>
        </w:rPr>
        <w:t xml:space="preserve"> prevent erosion.</w:t>
      </w:r>
    </w:p>
    <w:p w14:paraId="7369D82D" w14:textId="77777777" w:rsidR="00337E78" w:rsidRPr="00EC3183" w:rsidRDefault="00337E78" w:rsidP="00984D31">
      <w:pPr>
        <w:pStyle w:val="Heading5"/>
        <w:rPr>
          <w:rFonts w:asciiTheme="minorHAnsi" w:hAnsiTheme="minorHAnsi"/>
          <w:szCs w:val="22"/>
        </w:rPr>
      </w:pPr>
      <w:r w:rsidRPr="00EC3183">
        <w:rPr>
          <w:rFonts w:asciiTheme="minorHAnsi" w:hAnsiTheme="minorHAnsi"/>
          <w:sz w:val="22"/>
          <w:szCs w:val="22"/>
        </w:rPr>
        <w:t>Disposal</w:t>
      </w:r>
    </w:p>
    <w:p w14:paraId="3E972744" w14:textId="77777777" w:rsidR="00337E78" w:rsidRPr="00EC3183" w:rsidRDefault="00337E78" w:rsidP="00984D31">
      <w:pPr>
        <w:pStyle w:val="Heading6"/>
        <w:rPr>
          <w:rFonts w:asciiTheme="minorHAnsi" w:hAnsiTheme="minorHAnsi"/>
          <w:szCs w:val="22"/>
        </w:rPr>
      </w:pPr>
      <w:r w:rsidRPr="00EC3183">
        <w:rPr>
          <w:rFonts w:asciiTheme="minorHAnsi" w:hAnsiTheme="minorHAnsi"/>
          <w:sz w:val="22"/>
          <w:szCs w:val="22"/>
        </w:rPr>
        <w:t>Clearing and Grubbing Debris:</w:t>
      </w:r>
    </w:p>
    <w:p w14:paraId="47CA2B5A" w14:textId="0EED0E36"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Debris may be buried in designated on</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ite disposal areas</w:t>
      </w:r>
      <w:r w:rsidR="00136CDD" w:rsidRPr="00EC3183">
        <w:rPr>
          <w:rFonts w:asciiTheme="minorHAnsi" w:hAnsiTheme="minorHAnsi"/>
          <w:sz w:val="22"/>
          <w:szCs w:val="22"/>
        </w:rPr>
        <w:t xml:space="preserve"> to</w:t>
      </w:r>
      <w:r w:rsidRPr="00EC3183">
        <w:rPr>
          <w:rFonts w:asciiTheme="minorHAnsi" w:hAnsiTheme="minorHAnsi"/>
          <w:sz w:val="22"/>
          <w:szCs w:val="22"/>
        </w:rPr>
        <w:t xml:space="preserve"> </w:t>
      </w:r>
      <w:r w:rsidR="001934D3" w:rsidRPr="00EC3183">
        <w:rPr>
          <w:rFonts w:asciiTheme="minorHAnsi" w:hAnsiTheme="minorHAnsi"/>
          <w:sz w:val="22"/>
          <w:szCs w:val="22"/>
        </w:rPr>
        <w:t xml:space="preserve">a </w:t>
      </w:r>
      <w:r w:rsidRPr="00EC3183">
        <w:rPr>
          <w:rFonts w:asciiTheme="minorHAnsi" w:hAnsiTheme="minorHAnsi"/>
          <w:sz w:val="22"/>
          <w:szCs w:val="22"/>
        </w:rPr>
        <w:t xml:space="preserve">minimum depth of 0.9 </w:t>
      </w:r>
      <w:proofErr w:type="spellStart"/>
      <w:r w:rsidRPr="00EC3183">
        <w:rPr>
          <w:rFonts w:asciiTheme="minorHAnsi" w:hAnsiTheme="minorHAnsi"/>
          <w:sz w:val="22"/>
          <w:szCs w:val="22"/>
        </w:rPr>
        <w:t>metres</w:t>
      </w:r>
      <w:proofErr w:type="spellEnd"/>
      <w:r w:rsidRPr="00EC3183">
        <w:rPr>
          <w:rFonts w:asciiTheme="minorHAnsi" w:hAnsiTheme="minorHAnsi"/>
          <w:sz w:val="22"/>
          <w:szCs w:val="22"/>
        </w:rPr>
        <w:t xml:space="preserve"> below </w:t>
      </w:r>
      <w:r w:rsidR="001934D3" w:rsidRPr="00EC3183">
        <w:rPr>
          <w:rFonts w:asciiTheme="minorHAnsi" w:hAnsiTheme="minorHAnsi"/>
          <w:sz w:val="22"/>
          <w:szCs w:val="22"/>
        </w:rPr>
        <w:t xml:space="preserve">the </w:t>
      </w:r>
      <w:r w:rsidRPr="00EC3183">
        <w:rPr>
          <w:rFonts w:asciiTheme="minorHAnsi" w:hAnsiTheme="minorHAnsi"/>
          <w:sz w:val="22"/>
          <w:szCs w:val="22"/>
        </w:rPr>
        <w:t>final grade. In lieu of on</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ite burial,</w:t>
      </w:r>
      <w:r w:rsidR="00136CDD" w:rsidRPr="00EC3183">
        <w:rPr>
          <w:rFonts w:asciiTheme="minorHAnsi" w:hAnsiTheme="minorHAnsi"/>
          <w:sz w:val="22"/>
          <w:szCs w:val="22"/>
        </w:rPr>
        <w:t xml:space="preserve"> the Contractor may</w:t>
      </w:r>
      <w:r w:rsidRPr="00EC3183">
        <w:rPr>
          <w:rFonts w:asciiTheme="minorHAnsi" w:hAnsiTheme="minorHAnsi"/>
          <w:sz w:val="22"/>
          <w:szCs w:val="22"/>
        </w:rPr>
        <w:t xml:space="preserve"> dispose of debris off</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ite</w:t>
      </w:r>
      <w:r w:rsidR="00136CDD" w:rsidRPr="00EC3183">
        <w:rPr>
          <w:rFonts w:asciiTheme="minorHAnsi" w:hAnsiTheme="minorHAnsi"/>
          <w:sz w:val="22"/>
          <w:szCs w:val="22"/>
        </w:rPr>
        <w:t xml:space="preserve"> at its own expense</w:t>
      </w:r>
      <w:r w:rsidRPr="00EC3183">
        <w:rPr>
          <w:rFonts w:asciiTheme="minorHAnsi" w:hAnsiTheme="minorHAnsi"/>
          <w:sz w:val="22"/>
          <w:szCs w:val="22"/>
        </w:rPr>
        <w:t>.</w:t>
      </w:r>
    </w:p>
    <w:p w14:paraId="31EDF8C2" w14:textId="77777777"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 xml:space="preserve">Burning of debris on </w:t>
      </w:r>
      <w:r w:rsidR="001934D3" w:rsidRPr="00EC3183">
        <w:rPr>
          <w:rFonts w:asciiTheme="minorHAnsi" w:hAnsiTheme="minorHAnsi"/>
          <w:sz w:val="22"/>
          <w:szCs w:val="22"/>
        </w:rPr>
        <w:t>S</w:t>
      </w:r>
      <w:r w:rsidRPr="00EC3183">
        <w:rPr>
          <w:rFonts w:asciiTheme="minorHAnsi" w:hAnsiTheme="minorHAnsi"/>
          <w:sz w:val="22"/>
          <w:szCs w:val="22"/>
        </w:rPr>
        <w:t>ite will not be allowed.</w:t>
      </w:r>
    </w:p>
    <w:p w14:paraId="116CF4E2" w14:textId="3746F2ED"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Limit off</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 xml:space="preserve">ite disposal of clearing and grubbing debris to </w:t>
      </w:r>
      <w:r w:rsidR="00AE3727" w:rsidRPr="00EC3183">
        <w:rPr>
          <w:rFonts w:asciiTheme="minorHAnsi" w:hAnsiTheme="minorHAnsi"/>
          <w:sz w:val="22"/>
          <w:szCs w:val="22"/>
        </w:rPr>
        <w:t xml:space="preserve">acceptable </w:t>
      </w:r>
      <w:r w:rsidRPr="00EC3183">
        <w:rPr>
          <w:rFonts w:asciiTheme="minorHAnsi" w:hAnsiTheme="minorHAnsi"/>
          <w:sz w:val="22"/>
          <w:szCs w:val="22"/>
        </w:rPr>
        <w:t>locations</w:t>
      </w:r>
      <w:r w:rsidR="00AE3727" w:rsidRPr="00EC3183">
        <w:rPr>
          <w:rFonts w:asciiTheme="minorHAnsi" w:hAnsiTheme="minorHAnsi"/>
          <w:sz w:val="22"/>
          <w:szCs w:val="22"/>
        </w:rPr>
        <w:t xml:space="preserve"> in accordance with OPSS 180 and the Environmental Protection Act</w:t>
      </w:r>
      <w:r w:rsidRPr="00EC3183">
        <w:rPr>
          <w:rFonts w:asciiTheme="minorHAnsi" w:hAnsiTheme="minorHAnsi"/>
          <w:sz w:val="22"/>
          <w:szCs w:val="22"/>
        </w:rPr>
        <w:t>.</w:t>
      </w:r>
    </w:p>
    <w:p w14:paraId="438A5433" w14:textId="77777777" w:rsidR="00474142" w:rsidRPr="00EC3183" w:rsidRDefault="00337E78" w:rsidP="00984D31">
      <w:pPr>
        <w:pStyle w:val="Heading6"/>
        <w:rPr>
          <w:rFonts w:asciiTheme="minorHAnsi" w:hAnsiTheme="minorHAnsi"/>
          <w:szCs w:val="22"/>
        </w:rPr>
      </w:pPr>
      <w:proofErr w:type="spellStart"/>
      <w:r w:rsidRPr="00EC3183">
        <w:rPr>
          <w:rFonts w:asciiTheme="minorHAnsi" w:hAnsiTheme="minorHAnsi"/>
          <w:sz w:val="22"/>
          <w:szCs w:val="22"/>
        </w:rPr>
        <w:t>Scalpings</w:t>
      </w:r>
      <w:proofErr w:type="spellEnd"/>
      <w:r w:rsidRPr="00EC3183">
        <w:rPr>
          <w:rFonts w:asciiTheme="minorHAnsi" w:hAnsiTheme="minorHAnsi"/>
          <w:sz w:val="22"/>
          <w:szCs w:val="22"/>
        </w:rPr>
        <w:t xml:space="preserve">: </w:t>
      </w:r>
    </w:p>
    <w:p w14:paraId="1BFB43BE" w14:textId="2CCCFE8C"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As specified for clearing and grubbing debris.</w:t>
      </w:r>
    </w:p>
    <w:p w14:paraId="116287FF" w14:textId="77777777" w:rsidR="00337E78" w:rsidRPr="00EC3183" w:rsidRDefault="00337E78" w:rsidP="00984D31">
      <w:pPr>
        <w:pStyle w:val="Heading6"/>
        <w:rPr>
          <w:rFonts w:asciiTheme="minorHAnsi" w:hAnsiTheme="minorHAnsi"/>
          <w:szCs w:val="22"/>
        </w:rPr>
      </w:pPr>
      <w:r w:rsidRPr="00EC3183">
        <w:rPr>
          <w:rFonts w:asciiTheme="minorHAnsi" w:hAnsiTheme="minorHAnsi"/>
          <w:sz w:val="22"/>
          <w:szCs w:val="22"/>
        </w:rPr>
        <w:t>Stripping Topsoil:</w:t>
      </w:r>
    </w:p>
    <w:p w14:paraId="0C080F6A" w14:textId="0191C8E8"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 xml:space="preserve">All topsoil stripped from the </w:t>
      </w:r>
      <w:r w:rsidR="001934D3" w:rsidRPr="00EC3183">
        <w:rPr>
          <w:rFonts w:asciiTheme="minorHAnsi" w:hAnsiTheme="minorHAnsi"/>
          <w:sz w:val="22"/>
          <w:szCs w:val="22"/>
        </w:rPr>
        <w:t>S</w:t>
      </w:r>
      <w:r w:rsidRPr="00EC3183">
        <w:rPr>
          <w:rFonts w:asciiTheme="minorHAnsi" w:hAnsiTheme="minorHAnsi"/>
          <w:sz w:val="22"/>
          <w:szCs w:val="22"/>
        </w:rPr>
        <w:t>ite shall be retained on</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ite in stockpiles</w:t>
      </w:r>
      <w:r w:rsidRPr="00EC3183">
        <w:rPr>
          <w:rFonts w:asciiTheme="minorHAnsi" w:hAnsiTheme="minorHAnsi"/>
          <w:i/>
          <w:sz w:val="22"/>
          <w:szCs w:val="22"/>
        </w:rPr>
        <w:t>.</w:t>
      </w:r>
      <w:del w:id="135" w:author="Axel Ouillet" w:date="2022-03-23T14:17:00Z">
        <w:r w:rsidR="00484488" w:rsidRPr="00EC3183" w:rsidDel="004743A4">
          <w:rPr>
            <w:rFonts w:asciiTheme="minorHAnsi" w:hAnsiTheme="minorHAnsi"/>
            <w:i/>
            <w:sz w:val="22"/>
            <w:szCs w:val="22"/>
          </w:rPr>
          <w:delText xml:space="preserve"> </w:delText>
        </w:r>
        <w:r w:rsidR="008E0F9D" w:rsidRPr="00EC3183" w:rsidDel="004743A4">
          <w:rPr>
            <w:rFonts w:asciiTheme="minorHAnsi" w:hAnsiTheme="minorHAnsi"/>
            <w:i/>
            <w:sz w:val="22"/>
            <w:szCs w:val="22"/>
            <w:highlight w:val="yellow"/>
          </w:rPr>
          <w:delText>[Consultant to confirm space availability on</w:delText>
        </w:r>
        <w:r w:rsidR="00484488" w:rsidRPr="00EC3183" w:rsidDel="004743A4">
          <w:rPr>
            <w:rFonts w:asciiTheme="minorHAnsi" w:hAnsiTheme="minorHAnsi"/>
            <w:i/>
            <w:sz w:val="22"/>
            <w:szCs w:val="22"/>
            <w:highlight w:val="yellow"/>
          </w:rPr>
          <w:delText>-</w:delText>
        </w:r>
        <w:r w:rsidR="008E0F9D" w:rsidRPr="00EC3183" w:rsidDel="004743A4">
          <w:rPr>
            <w:rFonts w:asciiTheme="minorHAnsi" w:hAnsiTheme="minorHAnsi"/>
            <w:i/>
            <w:sz w:val="22"/>
            <w:szCs w:val="22"/>
            <w:highlight w:val="yellow"/>
          </w:rPr>
          <w:delText>site]</w:delText>
        </w:r>
      </w:del>
    </w:p>
    <w:p w14:paraId="2C441DD1" w14:textId="5E4AF51C"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 xml:space="preserve">Dispose of </w:t>
      </w:r>
      <w:r w:rsidR="001934D3" w:rsidRPr="00EC3183">
        <w:rPr>
          <w:rFonts w:asciiTheme="minorHAnsi" w:hAnsiTheme="minorHAnsi"/>
          <w:sz w:val="22"/>
          <w:szCs w:val="22"/>
        </w:rPr>
        <w:t xml:space="preserve">any </w:t>
      </w:r>
      <w:r w:rsidRPr="00EC3183">
        <w:rPr>
          <w:rFonts w:asciiTheme="minorHAnsi" w:hAnsiTheme="minorHAnsi"/>
          <w:sz w:val="22"/>
          <w:szCs w:val="22"/>
        </w:rPr>
        <w:t xml:space="preserve">stripped material that is unsuitable for topsoil. </w:t>
      </w:r>
      <w:r w:rsidR="001934D3" w:rsidRPr="00EC3183">
        <w:rPr>
          <w:rFonts w:asciiTheme="minorHAnsi" w:hAnsiTheme="minorHAnsi"/>
          <w:sz w:val="22"/>
          <w:szCs w:val="22"/>
        </w:rPr>
        <w:t xml:space="preserve"> The d</w:t>
      </w:r>
      <w:r w:rsidRPr="00EC3183">
        <w:rPr>
          <w:rFonts w:asciiTheme="minorHAnsi" w:hAnsiTheme="minorHAnsi"/>
          <w:sz w:val="22"/>
          <w:szCs w:val="22"/>
        </w:rPr>
        <w:t>isposal area shall also be on</w:t>
      </w:r>
      <w:r w:rsidR="00484488" w:rsidRPr="00EC3183">
        <w:rPr>
          <w:rFonts w:asciiTheme="minorHAnsi" w:hAnsiTheme="minorHAnsi"/>
          <w:sz w:val="22"/>
          <w:szCs w:val="22"/>
        </w:rPr>
        <w:t>-</w:t>
      </w:r>
      <w:r w:rsidR="001934D3" w:rsidRPr="00EC3183">
        <w:rPr>
          <w:rFonts w:asciiTheme="minorHAnsi" w:hAnsiTheme="minorHAnsi"/>
          <w:sz w:val="22"/>
          <w:szCs w:val="22"/>
        </w:rPr>
        <w:t>S</w:t>
      </w:r>
      <w:r w:rsidRPr="00EC3183">
        <w:rPr>
          <w:rFonts w:asciiTheme="minorHAnsi" w:hAnsiTheme="minorHAnsi"/>
          <w:sz w:val="22"/>
          <w:szCs w:val="22"/>
        </w:rPr>
        <w:t>ite.</w:t>
      </w:r>
    </w:p>
    <w:p w14:paraId="4C389944" w14:textId="77777777"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 xml:space="preserve">Stockpile topsoil in </w:t>
      </w:r>
      <w:r w:rsidR="001934D3" w:rsidRPr="00EC3183">
        <w:rPr>
          <w:rFonts w:asciiTheme="minorHAnsi" w:hAnsiTheme="minorHAnsi"/>
          <w:sz w:val="22"/>
          <w:szCs w:val="22"/>
        </w:rPr>
        <w:t xml:space="preserve">a </w:t>
      </w:r>
      <w:r w:rsidRPr="00EC3183">
        <w:rPr>
          <w:rFonts w:asciiTheme="minorHAnsi" w:hAnsiTheme="minorHAnsi"/>
          <w:sz w:val="22"/>
          <w:szCs w:val="22"/>
        </w:rPr>
        <w:t xml:space="preserve">sufficient quantity to satisfy </w:t>
      </w:r>
      <w:r w:rsidR="001934D3" w:rsidRPr="00EC3183">
        <w:rPr>
          <w:rFonts w:asciiTheme="minorHAnsi" w:hAnsiTheme="minorHAnsi"/>
          <w:sz w:val="22"/>
          <w:szCs w:val="22"/>
        </w:rPr>
        <w:t>the C</w:t>
      </w:r>
      <w:r w:rsidRPr="00EC3183">
        <w:rPr>
          <w:rFonts w:asciiTheme="minorHAnsi" w:hAnsiTheme="minorHAnsi"/>
          <w:sz w:val="22"/>
          <w:szCs w:val="22"/>
        </w:rPr>
        <w:t xml:space="preserve">ontract requirements and identify any surplus to the </w:t>
      </w:r>
      <w:r w:rsidR="001934D3" w:rsidRPr="00EC3183">
        <w:rPr>
          <w:rFonts w:asciiTheme="minorHAnsi" w:hAnsiTheme="minorHAnsi"/>
          <w:sz w:val="22"/>
          <w:szCs w:val="22"/>
        </w:rPr>
        <w:t>Consultant</w:t>
      </w:r>
      <w:r w:rsidRPr="00EC3183">
        <w:rPr>
          <w:rFonts w:asciiTheme="minorHAnsi" w:hAnsiTheme="minorHAnsi"/>
          <w:sz w:val="22"/>
          <w:szCs w:val="22"/>
        </w:rPr>
        <w:t>.</w:t>
      </w:r>
    </w:p>
    <w:p w14:paraId="325CA457" w14:textId="723C485E"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 xml:space="preserve">Surplus topsoil will be used </w:t>
      </w:r>
      <w:r w:rsidR="00484488" w:rsidRPr="00EC3183">
        <w:rPr>
          <w:rFonts w:asciiTheme="minorHAnsi" w:hAnsiTheme="minorHAnsi"/>
          <w:sz w:val="22"/>
          <w:szCs w:val="22"/>
        </w:rPr>
        <w:t>on-Site</w:t>
      </w:r>
      <w:r w:rsidRPr="00EC3183">
        <w:rPr>
          <w:rFonts w:asciiTheme="minorHAnsi" w:hAnsiTheme="minorHAnsi"/>
          <w:sz w:val="22"/>
          <w:szCs w:val="22"/>
        </w:rPr>
        <w:t xml:space="preserve"> by placing additional depths of topsoil to the minimum specified across the </w:t>
      </w:r>
      <w:r w:rsidR="001934D3" w:rsidRPr="00EC3183">
        <w:rPr>
          <w:rFonts w:asciiTheme="minorHAnsi" w:hAnsiTheme="minorHAnsi"/>
          <w:sz w:val="22"/>
          <w:szCs w:val="22"/>
        </w:rPr>
        <w:t>S</w:t>
      </w:r>
      <w:r w:rsidRPr="00EC3183">
        <w:rPr>
          <w:rFonts w:asciiTheme="minorHAnsi" w:hAnsiTheme="minorHAnsi"/>
          <w:sz w:val="22"/>
          <w:szCs w:val="22"/>
        </w:rPr>
        <w:t xml:space="preserve">ite, as part of the general grading operations. Locations of additional depths of topsoil shall be directed by the </w:t>
      </w:r>
      <w:r w:rsidR="001934D3" w:rsidRPr="00EC3183">
        <w:rPr>
          <w:rFonts w:asciiTheme="minorHAnsi" w:hAnsiTheme="minorHAnsi"/>
          <w:sz w:val="22"/>
          <w:szCs w:val="22"/>
        </w:rPr>
        <w:t>Consultant</w:t>
      </w:r>
      <w:r w:rsidRPr="00EC3183">
        <w:rPr>
          <w:rFonts w:asciiTheme="minorHAnsi" w:hAnsiTheme="minorHAnsi"/>
          <w:sz w:val="22"/>
          <w:szCs w:val="22"/>
        </w:rPr>
        <w:t xml:space="preserve">. </w:t>
      </w:r>
    </w:p>
    <w:p w14:paraId="271960E5" w14:textId="0DB134D7" w:rsidR="00337E78" w:rsidRPr="00EC3183" w:rsidRDefault="00337E78" w:rsidP="00984D31">
      <w:pPr>
        <w:pStyle w:val="Heading7"/>
        <w:rPr>
          <w:rFonts w:asciiTheme="minorHAnsi" w:hAnsiTheme="minorHAnsi"/>
          <w:szCs w:val="22"/>
        </w:rPr>
      </w:pPr>
      <w:r w:rsidRPr="00EC3183">
        <w:rPr>
          <w:rFonts w:asciiTheme="minorHAnsi" w:hAnsiTheme="minorHAnsi"/>
          <w:sz w:val="22"/>
          <w:szCs w:val="22"/>
        </w:rPr>
        <w:t>Surplus topsoil</w:t>
      </w:r>
      <w:r w:rsidR="001934D3" w:rsidRPr="00EC3183">
        <w:rPr>
          <w:rFonts w:asciiTheme="minorHAnsi" w:hAnsiTheme="minorHAnsi"/>
          <w:sz w:val="22"/>
          <w:szCs w:val="22"/>
        </w:rPr>
        <w:t>,</w:t>
      </w:r>
      <w:r w:rsidRPr="00EC3183">
        <w:rPr>
          <w:rFonts w:asciiTheme="minorHAnsi" w:hAnsiTheme="minorHAnsi"/>
          <w:sz w:val="22"/>
          <w:szCs w:val="22"/>
        </w:rPr>
        <w:t xml:space="preserve"> when identified by the Contractor</w:t>
      </w:r>
      <w:r w:rsidR="001934D3" w:rsidRPr="00EC3183">
        <w:rPr>
          <w:rFonts w:asciiTheme="minorHAnsi" w:hAnsiTheme="minorHAnsi"/>
          <w:sz w:val="22"/>
          <w:szCs w:val="22"/>
        </w:rPr>
        <w:t>,</w:t>
      </w:r>
      <w:r w:rsidRPr="00EC3183">
        <w:rPr>
          <w:rFonts w:asciiTheme="minorHAnsi" w:hAnsiTheme="minorHAnsi"/>
          <w:sz w:val="22"/>
          <w:szCs w:val="22"/>
        </w:rPr>
        <w:t xml:space="preserve"> may</w:t>
      </w:r>
      <w:r w:rsidR="00AE3727" w:rsidRPr="00EC3183">
        <w:rPr>
          <w:rFonts w:asciiTheme="minorHAnsi" w:hAnsiTheme="minorHAnsi"/>
          <w:sz w:val="22"/>
          <w:szCs w:val="22"/>
        </w:rPr>
        <w:t>, at the sole discretion of the Region,</w:t>
      </w:r>
      <w:r w:rsidRPr="00EC3183">
        <w:rPr>
          <w:rFonts w:asciiTheme="minorHAnsi" w:hAnsiTheme="minorHAnsi"/>
          <w:sz w:val="22"/>
          <w:szCs w:val="22"/>
        </w:rPr>
        <w:t xml:space="preserve"> be removed from </w:t>
      </w:r>
      <w:r w:rsidR="001934D3" w:rsidRPr="00EC3183">
        <w:rPr>
          <w:rFonts w:asciiTheme="minorHAnsi" w:hAnsiTheme="minorHAnsi"/>
          <w:sz w:val="22"/>
          <w:szCs w:val="22"/>
        </w:rPr>
        <w:t>the S</w:t>
      </w:r>
      <w:r w:rsidRPr="00EC3183">
        <w:rPr>
          <w:rFonts w:asciiTheme="minorHAnsi" w:hAnsiTheme="minorHAnsi"/>
          <w:sz w:val="22"/>
          <w:szCs w:val="22"/>
        </w:rPr>
        <w:t xml:space="preserve">ite by the </w:t>
      </w:r>
      <w:r w:rsidR="000817C4" w:rsidRPr="00EC3183">
        <w:rPr>
          <w:rFonts w:asciiTheme="minorHAnsi" w:hAnsiTheme="minorHAnsi"/>
          <w:sz w:val="22"/>
          <w:szCs w:val="22"/>
        </w:rPr>
        <w:t>Region</w:t>
      </w:r>
      <w:r w:rsidRPr="00EC3183">
        <w:rPr>
          <w:rFonts w:asciiTheme="minorHAnsi" w:hAnsiTheme="minorHAnsi"/>
          <w:sz w:val="22"/>
          <w:szCs w:val="22"/>
        </w:rPr>
        <w:t xml:space="preserve"> for use by </w:t>
      </w:r>
      <w:r w:rsidR="001934D3" w:rsidRPr="00EC3183">
        <w:rPr>
          <w:rFonts w:asciiTheme="minorHAnsi" w:hAnsiTheme="minorHAnsi"/>
          <w:sz w:val="22"/>
          <w:szCs w:val="22"/>
        </w:rPr>
        <w:t>O</w:t>
      </w:r>
      <w:r w:rsidRPr="00EC3183">
        <w:rPr>
          <w:rFonts w:asciiTheme="minorHAnsi" w:hAnsiTheme="minorHAnsi"/>
          <w:sz w:val="22"/>
          <w:szCs w:val="22"/>
        </w:rPr>
        <w:t>ther Contract</w:t>
      </w:r>
      <w:r w:rsidR="001934D3" w:rsidRPr="00EC3183">
        <w:rPr>
          <w:rFonts w:asciiTheme="minorHAnsi" w:hAnsiTheme="minorHAnsi"/>
          <w:sz w:val="22"/>
          <w:szCs w:val="22"/>
        </w:rPr>
        <w:t>or</w:t>
      </w:r>
      <w:r w:rsidRPr="00EC3183">
        <w:rPr>
          <w:rFonts w:asciiTheme="minorHAnsi" w:hAnsiTheme="minorHAnsi"/>
          <w:sz w:val="22"/>
          <w:szCs w:val="22"/>
        </w:rPr>
        <w:t xml:space="preserve">s. </w:t>
      </w:r>
      <w:r w:rsidR="001934D3" w:rsidRPr="00EC3183">
        <w:rPr>
          <w:rFonts w:asciiTheme="minorHAnsi" w:hAnsiTheme="minorHAnsi"/>
          <w:sz w:val="22"/>
          <w:szCs w:val="22"/>
        </w:rPr>
        <w:t xml:space="preserve"> The </w:t>
      </w:r>
      <w:r w:rsidRPr="00EC3183">
        <w:rPr>
          <w:rFonts w:asciiTheme="minorHAnsi" w:hAnsiTheme="minorHAnsi"/>
          <w:sz w:val="22"/>
          <w:szCs w:val="22"/>
        </w:rPr>
        <w:t xml:space="preserve">Contractor </w:t>
      </w:r>
      <w:r w:rsidR="00AE3727" w:rsidRPr="00EC3183">
        <w:rPr>
          <w:rFonts w:asciiTheme="minorHAnsi" w:hAnsiTheme="minorHAnsi"/>
          <w:sz w:val="22"/>
          <w:szCs w:val="22"/>
        </w:rPr>
        <w:t>shall</w:t>
      </w:r>
      <w:r w:rsidRPr="00EC3183">
        <w:rPr>
          <w:rFonts w:asciiTheme="minorHAnsi" w:hAnsiTheme="minorHAnsi"/>
          <w:sz w:val="22"/>
          <w:szCs w:val="22"/>
        </w:rPr>
        <w:t xml:space="preserve"> cooperate with </w:t>
      </w:r>
      <w:r w:rsidR="001934D3" w:rsidRPr="00EC3183">
        <w:rPr>
          <w:rFonts w:asciiTheme="minorHAnsi" w:hAnsiTheme="minorHAnsi"/>
          <w:sz w:val="22"/>
          <w:szCs w:val="22"/>
        </w:rPr>
        <w:t>O</w:t>
      </w:r>
      <w:r w:rsidRPr="00EC3183">
        <w:rPr>
          <w:rFonts w:asciiTheme="minorHAnsi" w:hAnsiTheme="minorHAnsi"/>
          <w:sz w:val="22"/>
          <w:szCs w:val="22"/>
        </w:rPr>
        <w:t>ther</w:t>
      </w:r>
      <w:r w:rsidR="001934D3" w:rsidRPr="00EC3183">
        <w:rPr>
          <w:rFonts w:asciiTheme="minorHAnsi" w:hAnsiTheme="minorHAnsi"/>
          <w:sz w:val="22"/>
          <w:szCs w:val="22"/>
        </w:rPr>
        <w:t xml:space="preserve"> Contractors</w:t>
      </w:r>
      <w:r w:rsidRPr="00EC3183">
        <w:rPr>
          <w:rFonts w:asciiTheme="minorHAnsi" w:hAnsiTheme="minorHAnsi"/>
          <w:sz w:val="22"/>
          <w:szCs w:val="22"/>
        </w:rPr>
        <w:t xml:space="preserve"> as directed by the </w:t>
      </w:r>
      <w:r w:rsidR="000817C4" w:rsidRPr="00EC3183">
        <w:rPr>
          <w:rFonts w:asciiTheme="minorHAnsi" w:hAnsiTheme="minorHAnsi"/>
          <w:sz w:val="22"/>
          <w:szCs w:val="22"/>
        </w:rPr>
        <w:t>Region</w:t>
      </w:r>
      <w:r w:rsidRPr="00EC3183">
        <w:rPr>
          <w:rFonts w:asciiTheme="minorHAnsi" w:hAnsiTheme="minorHAnsi"/>
          <w:sz w:val="22"/>
          <w:szCs w:val="22"/>
        </w:rPr>
        <w:t xml:space="preserve"> for the removal of this material. </w:t>
      </w:r>
    </w:p>
    <w:p w14:paraId="13A6E904" w14:textId="536E4F51" w:rsidR="00337E78" w:rsidRPr="00EC3183" w:rsidRDefault="00AB2B22" w:rsidP="00EF5A2B">
      <w:pPr>
        <w:pStyle w:val="Heading2"/>
        <w:rPr>
          <w:rFonts w:asciiTheme="minorHAnsi" w:hAnsiTheme="minorHAnsi"/>
          <w:szCs w:val="22"/>
        </w:rPr>
      </w:pPr>
      <w:r w:rsidRPr="00EC3183">
        <w:rPr>
          <w:rFonts w:asciiTheme="minorHAnsi" w:hAnsiTheme="minorHAnsi"/>
          <w:szCs w:val="22"/>
        </w:rPr>
        <w:t>Discovery</w:t>
      </w:r>
      <w:r w:rsidR="00AE3727" w:rsidRPr="00EC3183">
        <w:rPr>
          <w:rFonts w:asciiTheme="minorHAnsi" w:hAnsiTheme="minorHAnsi"/>
          <w:szCs w:val="22"/>
        </w:rPr>
        <w:t xml:space="preserve"> </w:t>
      </w:r>
      <w:r w:rsidR="00337E78" w:rsidRPr="00EC3183">
        <w:rPr>
          <w:rFonts w:asciiTheme="minorHAnsi" w:hAnsiTheme="minorHAnsi"/>
          <w:szCs w:val="22"/>
        </w:rPr>
        <w:t>of Wells</w:t>
      </w:r>
      <w:r w:rsidRPr="00EC3183">
        <w:rPr>
          <w:rFonts w:asciiTheme="minorHAnsi" w:hAnsiTheme="minorHAnsi"/>
          <w:szCs w:val="22"/>
        </w:rPr>
        <w:t xml:space="preserve"> on Site</w:t>
      </w:r>
    </w:p>
    <w:p w14:paraId="0545FE4C" w14:textId="6244C4CA" w:rsidR="00337E78" w:rsidRPr="00EC3183" w:rsidRDefault="00337E78" w:rsidP="00BC5E9D">
      <w:pPr>
        <w:pStyle w:val="Heading3"/>
        <w:rPr>
          <w:rFonts w:asciiTheme="minorHAnsi" w:hAnsiTheme="minorHAnsi"/>
          <w:szCs w:val="22"/>
        </w:rPr>
      </w:pPr>
      <w:r w:rsidRPr="00EC3183">
        <w:rPr>
          <w:rFonts w:asciiTheme="minorHAnsi" w:hAnsiTheme="minorHAnsi"/>
          <w:szCs w:val="22"/>
        </w:rPr>
        <w:t>Where wells are discovered on</w:t>
      </w:r>
      <w:r w:rsidR="00484488" w:rsidRPr="00EC3183">
        <w:rPr>
          <w:rFonts w:asciiTheme="minorHAnsi" w:hAnsiTheme="minorHAnsi"/>
          <w:szCs w:val="22"/>
        </w:rPr>
        <w:t>-</w:t>
      </w:r>
      <w:r w:rsidR="001934D3" w:rsidRPr="00EC3183">
        <w:rPr>
          <w:rFonts w:asciiTheme="minorHAnsi" w:hAnsiTheme="minorHAnsi"/>
          <w:szCs w:val="22"/>
        </w:rPr>
        <w:t>S</w:t>
      </w:r>
      <w:r w:rsidRPr="00EC3183">
        <w:rPr>
          <w:rFonts w:asciiTheme="minorHAnsi" w:hAnsiTheme="minorHAnsi"/>
          <w:szCs w:val="22"/>
        </w:rPr>
        <w:t xml:space="preserve">ite, the Contractor shall </w:t>
      </w:r>
      <w:r w:rsidR="00AB2B22" w:rsidRPr="00EC3183">
        <w:rPr>
          <w:rFonts w:asciiTheme="minorHAnsi" w:hAnsiTheme="minorHAnsi"/>
          <w:szCs w:val="22"/>
        </w:rPr>
        <w:t>notify the</w:t>
      </w:r>
      <w:r w:rsidRPr="00EC3183">
        <w:rPr>
          <w:rFonts w:asciiTheme="minorHAnsi" w:hAnsiTheme="minorHAnsi"/>
          <w:szCs w:val="22"/>
        </w:rPr>
        <w:t xml:space="preserve"> </w:t>
      </w:r>
      <w:r w:rsidR="001934D3" w:rsidRPr="00EC3183">
        <w:rPr>
          <w:rFonts w:asciiTheme="minorHAnsi" w:hAnsiTheme="minorHAnsi"/>
          <w:szCs w:val="22"/>
        </w:rPr>
        <w:t>Consultant</w:t>
      </w:r>
      <w:r w:rsidRPr="00EC3183">
        <w:rPr>
          <w:rFonts w:asciiTheme="minorHAnsi" w:hAnsiTheme="minorHAnsi"/>
          <w:szCs w:val="22"/>
        </w:rPr>
        <w:t>.</w:t>
      </w:r>
    </w:p>
    <w:p w14:paraId="49F1252C" w14:textId="77777777" w:rsidR="00EC3183" w:rsidRDefault="00EC3183" w:rsidP="00474142">
      <w:pPr>
        <w:pStyle w:val="Heading3"/>
        <w:numPr>
          <w:ilvl w:val="0"/>
          <w:numId w:val="0"/>
        </w:numPr>
        <w:ind w:left="630"/>
        <w:jc w:val="center"/>
        <w:rPr>
          <w:rStyle w:val="Strong"/>
          <w:rFonts w:asciiTheme="minorHAnsi" w:hAnsiTheme="minorHAnsi"/>
          <w:szCs w:val="22"/>
        </w:rPr>
      </w:pPr>
    </w:p>
    <w:p w14:paraId="432BF7A7" w14:textId="77777777" w:rsidR="00EC3183" w:rsidRDefault="00EC3183" w:rsidP="00474142">
      <w:pPr>
        <w:pStyle w:val="Heading3"/>
        <w:numPr>
          <w:ilvl w:val="0"/>
          <w:numId w:val="0"/>
        </w:numPr>
        <w:ind w:left="630"/>
        <w:jc w:val="center"/>
        <w:rPr>
          <w:rStyle w:val="Strong"/>
          <w:rFonts w:asciiTheme="minorHAnsi" w:hAnsiTheme="minorHAnsi"/>
          <w:szCs w:val="22"/>
        </w:rPr>
      </w:pPr>
    </w:p>
    <w:p w14:paraId="7AB73E18" w14:textId="77777777" w:rsidR="00F13982" w:rsidRPr="00EC3183" w:rsidRDefault="00F13982" w:rsidP="00474142">
      <w:pPr>
        <w:pStyle w:val="Heading3"/>
        <w:numPr>
          <w:ilvl w:val="0"/>
          <w:numId w:val="0"/>
        </w:numPr>
        <w:ind w:left="630"/>
        <w:jc w:val="center"/>
        <w:rPr>
          <w:rStyle w:val="Strong"/>
          <w:rFonts w:asciiTheme="minorHAnsi" w:hAnsiTheme="minorHAnsi"/>
          <w:szCs w:val="22"/>
        </w:rPr>
      </w:pPr>
      <w:r w:rsidRPr="00EC3183">
        <w:rPr>
          <w:rStyle w:val="Strong"/>
          <w:rFonts w:asciiTheme="minorHAnsi" w:hAnsiTheme="minorHAnsi"/>
          <w:szCs w:val="22"/>
        </w:rPr>
        <w:t>END OF SECTION</w:t>
      </w:r>
    </w:p>
    <w:p w14:paraId="7D7BDC43" w14:textId="77777777" w:rsidR="00C52C84" w:rsidRPr="00EC3183" w:rsidRDefault="00C52C84" w:rsidP="00C52C84">
      <w:pPr>
        <w:kinsoku w:val="0"/>
        <w:overflowPunct w:val="0"/>
        <w:spacing w:before="9" w:line="220" w:lineRule="exact"/>
        <w:rPr>
          <w:rFonts w:asciiTheme="minorHAnsi" w:hAnsiTheme="minorHAnsi"/>
        </w:rPr>
      </w:pPr>
    </w:p>
    <w:p w14:paraId="69D27953" w14:textId="77777777" w:rsidR="00653658" w:rsidRPr="00EC3183" w:rsidRDefault="00653658" w:rsidP="00C52C84">
      <w:pPr>
        <w:kinsoku w:val="0"/>
        <w:overflowPunct w:val="0"/>
        <w:spacing w:before="9" w:line="220" w:lineRule="exact"/>
        <w:rPr>
          <w:rFonts w:asciiTheme="minorHAnsi" w:hAnsiTheme="minorHAnsi"/>
        </w:rPr>
      </w:pPr>
    </w:p>
    <w:p w14:paraId="21BD65D9" w14:textId="77777777" w:rsidR="00C52C84" w:rsidRPr="00EC3183" w:rsidRDefault="00C52C84" w:rsidP="00C52C84">
      <w:pPr>
        <w:kinsoku w:val="0"/>
        <w:overflowPunct w:val="0"/>
        <w:spacing w:line="240" w:lineRule="exact"/>
        <w:rPr>
          <w:rFonts w:asciiTheme="minorHAnsi" w:hAnsiTheme="minorHAnsi"/>
        </w:rPr>
      </w:pPr>
    </w:p>
    <w:p w14:paraId="21EC4868" w14:textId="77777777" w:rsidR="00C52C84" w:rsidRPr="00EC3183" w:rsidRDefault="00C52C84" w:rsidP="00C52C84">
      <w:pPr>
        <w:kinsoku w:val="0"/>
        <w:overflowPunct w:val="0"/>
        <w:spacing w:line="240" w:lineRule="exact"/>
        <w:rPr>
          <w:rFonts w:asciiTheme="minorHAnsi" w:hAnsiTheme="minorHAnsi"/>
        </w:rPr>
      </w:pPr>
    </w:p>
    <w:p w14:paraId="72AC04F9" w14:textId="311A03E9" w:rsidR="00C52C84" w:rsidRPr="00EC3183" w:rsidRDefault="00C52C84" w:rsidP="00C52C84">
      <w:pPr>
        <w:kinsoku w:val="0"/>
        <w:overflowPunct w:val="0"/>
        <w:spacing w:line="240" w:lineRule="exact"/>
        <w:rPr>
          <w:rFonts w:asciiTheme="minorHAnsi" w:hAnsiTheme="minorHAnsi"/>
        </w:rPr>
      </w:pPr>
    </w:p>
    <w:sectPr w:rsidR="00C52C84" w:rsidRPr="00EC3183" w:rsidSect="005F2B90">
      <w:headerReference w:type="even" r:id="rId16"/>
      <w:headerReference w:type="default" r:id="rId17"/>
      <w:headerReference w:type="first" r:id="rId18"/>
      <w:pgSz w:w="12240" w:h="15840" w:code="1"/>
      <w:pgMar w:top="1440" w:right="720" w:bottom="1170" w:left="720" w:header="720" w:footer="720" w:gutter="994"/>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0" w:author="Axel Ouillet" w:date="2022-03-29T11:26:00Z" w:initials="AO">
    <w:p w14:paraId="53F5E2DD" w14:textId="77777777" w:rsidR="00E12910" w:rsidRDefault="00E12910" w:rsidP="003C3C92">
      <w:pPr>
        <w:pStyle w:val="CommentText"/>
      </w:pPr>
      <w:r>
        <w:rPr>
          <w:rStyle w:val="CommentReference"/>
        </w:rPr>
        <w:annotationRef/>
      </w:r>
      <w:r>
        <w:t>@brandon please add location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F5E2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ED6B5F" w16cex:dateUtc="2022-03-29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F5E2DD" w16cid:durableId="25ED6B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C24D9" w14:textId="77777777" w:rsidR="00957CF4" w:rsidRDefault="00957CF4">
      <w:r>
        <w:separator/>
      </w:r>
    </w:p>
  </w:endnote>
  <w:endnote w:type="continuationSeparator" w:id="0">
    <w:p w14:paraId="125DB78E" w14:textId="77777777" w:rsidR="00957CF4" w:rsidRDefault="00957CF4">
      <w:r>
        <w:continuationSeparator/>
      </w:r>
    </w:p>
  </w:endnote>
  <w:endnote w:type="continuationNotice" w:id="1">
    <w:p w14:paraId="27618997" w14:textId="77777777" w:rsidR="00957CF4" w:rsidRDefault="00957C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86F93" w14:textId="77777777" w:rsidR="00957CF4" w:rsidRDefault="00957CF4">
      <w:r>
        <w:separator/>
      </w:r>
    </w:p>
  </w:footnote>
  <w:footnote w:type="continuationSeparator" w:id="0">
    <w:p w14:paraId="1799CE9D" w14:textId="77777777" w:rsidR="00957CF4" w:rsidRDefault="00957CF4">
      <w:r>
        <w:continuationSeparator/>
      </w:r>
    </w:p>
  </w:footnote>
  <w:footnote w:type="continuationNotice" w:id="1">
    <w:p w14:paraId="1E486891" w14:textId="77777777" w:rsidR="00957CF4" w:rsidRDefault="00957C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8FFB5" w14:textId="0405D2E3" w:rsidR="00D44890" w:rsidRPr="00FE5381" w:rsidRDefault="00D44890" w:rsidP="00FE5381">
    <w:pPr>
      <w:pBdr>
        <w:top w:val="single" w:sz="4" w:space="1" w:color="auto"/>
      </w:pBdr>
      <w:tabs>
        <w:tab w:val="right" w:pos="9810"/>
      </w:tabs>
      <w:rPr>
        <w:rFonts w:cs="Arial"/>
      </w:rPr>
    </w:pPr>
    <w:r w:rsidRPr="00FE5381">
      <w:rPr>
        <w:rFonts w:cs="Arial"/>
      </w:rPr>
      <w:t>S</w:t>
    </w:r>
    <w:r>
      <w:rPr>
        <w:rFonts w:cs="Arial"/>
      </w:rPr>
      <w:t>ection 0223</w:t>
    </w:r>
    <w:r w:rsidRPr="00FE5381">
      <w:rPr>
        <w:rFonts w:cs="Arial"/>
      </w:rPr>
      <w:t>0</w:t>
    </w:r>
    <w:r>
      <w:rPr>
        <w:rFonts w:cs="Arial"/>
      </w:rPr>
      <w:tab/>
    </w:r>
    <w:r w:rsidRPr="00FE5381">
      <w:rPr>
        <w:rFonts w:cs="Arial"/>
      </w:rPr>
      <w:t>CONTRACT NO</w:t>
    </w:r>
    <w:r w:rsidRPr="005F2B90">
      <w:rPr>
        <w:rFonts w:cs="Arial"/>
        <w:highlight w:val="yellow"/>
      </w:rPr>
      <w:t>. [Insert Region Number]</w:t>
    </w:r>
    <w:r w:rsidRPr="00FE5381">
      <w:rPr>
        <w:rFonts w:cs="Arial"/>
      </w:rPr>
      <w:tab/>
    </w:r>
  </w:p>
  <w:p w14:paraId="02B67DCD" w14:textId="3640677C" w:rsidR="00D44890" w:rsidRPr="00FE5381" w:rsidRDefault="00D44890" w:rsidP="002C25AE">
    <w:pPr>
      <w:pBdr>
        <w:top w:val="single" w:sz="4" w:space="1" w:color="auto"/>
      </w:pBdr>
      <w:tabs>
        <w:tab w:val="left" w:pos="-1440"/>
        <w:tab w:val="left" w:pos="-720"/>
        <w:tab w:val="left" w:pos="0"/>
        <w:tab w:val="center" w:pos="5040"/>
        <w:tab w:val="right" w:pos="9810"/>
      </w:tabs>
      <w:rPr>
        <w:rFonts w:cs="Arial"/>
      </w:rPr>
    </w:pPr>
    <w:r>
      <w:rPr>
        <w:rFonts w:cs="Arial"/>
      </w:rPr>
      <w:t>2016-</w:t>
    </w:r>
    <w:r w:rsidR="004F3112">
      <w:rPr>
        <w:rFonts w:cs="Arial"/>
      </w:rPr>
      <w:t>05-02</w:t>
    </w:r>
    <w:r w:rsidRPr="00FE5381">
      <w:rPr>
        <w:rFonts w:cs="Arial"/>
        <w:b/>
      </w:rPr>
      <w:tab/>
    </w:r>
    <w:r w:rsidRPr="008D34F0">
      <w:rPr>
        <w:rFonts w:cs="Arial"/>
        <w:b/>
      </w:rPr>
      <w:t>SITE PREPARATION</w:t>
    </w:r>
    <w:r>
      <w:rPr>
        <w:rFonts w:cs="Arial"/>
        <w:b/>
      </w:rPr>
      <w:t xml:space="preserve"> FOR PIPELINES, UTILITIES AND ASSOCIATED STRUCTURES</w:t>
    </w:r>
    <w:r w:rsidRPr="00FE5381">
      <w:rPr>
        <w:rFonts w:cs="Arial"/>
      </w:rPr>
      <w:tab/>
    </w:r>
  </w:p>
  <w:p w14:paraId="2E04DA0C" w14:textId="44A82B88" w:rsidR="00D44890" w:rsidRPr="00FE5381" w:rsidRDefault="00D44890" w:rsidP="00FE5381">
    <w:pPr>
      <w:pBdr>
        <w:top w:val="single" w:sz="4" w:space="1" w:color="auto"/>
      </w:pBdr>
      <w:tabs>
        <w:tab w:val="center" w:pos="5175"/>
        <w:tab w:val="right" w:pos="9810"/>
      </w:tabs>
      <w:rPr>
        <w:rFonts w:cs="Arial"/>
      </w:rPr>
    </w:pPr>
    <w:r w:rsidRPr="00FE5381">
      <w:rPr>
        <w:rFonts w:cs="Arial"/>
      </w:rPr>
      <w:t xml:space="preserve">Page </w:t>
    </w:r>
    <w:r w:rsidRPr="00FE5381">
      <w:rPr>
        <w:rFonts w:cs="Arial"/>
      </w:rPr>
      <w:fldChar w:fldCharType="begin"/>
    </w:r>
    <w:r w:rsidRPr="00FE5381">
      <w:rPr>
        <w:rFonts w:cs="Arial"/>
      </w:rPr>
      <w:instrText xml:space="preserve">PAGE </w:instrText>
    </w:r>
    <w:r w:rsidRPr="00FE5381">
      <w:rPr>
        <w:rFonts w:cs="Arial"/>
      </w:rPr>
      <w:fldChar w:fldCharType="separate"/>
    </w:r>
    <w:r w:rsidR="002E6956">
      <w:rPr>
        <w:rFonts w:cs="Arial"/>
        <w:noProof/>
      </w:rPr>
      <w:t>4</w:t>
    </w:r>
    <w:r w:rsidRPr="00FE5381">
      <w:rPr>
        <w:rFonts w:cs="Arial"/>
      </w:rPr>
      <w:fldChar w:fldCharType="end"/>
    </w:r>
    <w:r w:rsidRPr="00FE5381">
      <w:rPr>
        <w:rFonts w:cs="Arial"/>
      </w:rPr>
      <w:t xml:space="preserve"> </w:t>
    </w:r>
    <w:r>
      <w:rPr>
        <w:rStyle w:val="PageNumber"/>
        <w:rFonts w:cs="Arial"/>
        <w:caps/>
        <w:sz w:val="22"/>
      </w:rPr>
      <w:tab/>
    </w:r>
    <w:r>
      <w:rPr>
        <w:rStyle w:val="PageNumber"/>
        <w:rFonts w:cs="Arial"/>
        <w:caps/>
        <w:sz w:val="22"/>
      </w:rPr>
      <w:tab/>
    </w:r>
    <w:r w:rsidRPr="00FE5381">
      <w:rPr>
        <w:rFonts w:cs="Arial"/>
      </w:rPr>
      <w:t>DATE</w:t>
    </w:r>
    <w:proofErr w:type="gramStart"/>
    <w:r w:rsidRPr="00FE5381">
      <w:rPr>
        <w:rFonts w:cs="Arial"/>
      </w:rPr>
      <w:t xml:space="preserve">:  </w:t>
    </w:r>
    <w:r w:rsidRPr="005F2B90">
      <w:rPr>
        <w:rFonts w:cs="Arial"/>
        <w:highlight w:val="yellow"/>
      </w:rPr>
      <w:t>[</w:t>
    </w:r>
    <w:proofErr w:type="gramEnd"/>
    <w:r w:rsidRPr="005F2B90">
      <w:rPr>
        <w:rFonts w:cs="Arial"/>
        <w:highlight w:val="yellow"/>
      </w:rPr>
      <w:t>Insert Date, (e.g. Jan., 2000)]</w:t>
    </w:r>
    <w:r w:rsidRPr="00FE5381">
      <w:rPr>
        <w:rFonts w:cs="Arial"/>
      </w:rPr>
      <w:tab/>
    </w:r>
    <w:r w:rsidRPr="00FE5381">
      <w:rPr>
        <w:rFonts w:cs="Arial"/>
      </w:rPr>
      <w:tab/>
    </w:r>
  </w:p>
  <w:p w14:paraId="0B2DC2A8" w14:textId="77777777" w:rsidR="00D44890" w:rsidRDefault="00D44890">
    <w:pPr>
      <w:pStyle w:val="Header"/>
    </w:pPr>
  </w:p>
  <w:p w14:paraId="75916C60" w14:textId="77777777" w:rsidR="00D44890" w:rsidRDefault="00D4489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E3DD4" w14:textId="5D3D8DE5" w:rsidR="00D44890" w:rsidRPr="008D34F0" w:rsidRDefault="00D44890" w:rsidP="00FE5381">
    <w:pPr>
      <w:pBdr>
        <w:top w:val="single" w:sz="4" w:space="1" w:color="auto"/>
      </w:pBdr>
      <w:tabs>
        <w:tab w:val="right" w:pos="9810"/>
      </w:tabs>
      <w:rPr>
        <w:rFonts w:cs="Arial"/>
      </w:rPr>
    </w:pPr>
    <w:r w:rsidRPr="008D34F0">
      <w:rPr>
        <w:rFonts w:cs="Arial"/>
      </w:rPr>
      <w:t>CONTRACT NO</w:t>
    </w:r>
    <w:r w:rsidRPr="008D34F0">
      <w:rPr>
        <w:rFonts w:cs="Arial"/>
        <w:highlight w:val="yellow"/>
      </w:rPr>
      <w:t>. [Insert Region Number]</w:t>
    </w:r>
    <w:r w:rsidRPr="008D34F0">
      <w:rPr>
        <w:rFonts w:cs="Arial"/>
      </w:rPr>
      <w:tab/>
      <w:t>Section 022</w:t>
    </w:r>
    <w:r>
      <w:rPr>
        <w:rFonts w:cs="Arial"/>
      </w:rPr>
      <w:t>3</w:t>
    </w:r>
    <w:r w:rsidRPr="008D34F0">
      <w:rPr>
        <w:rFonts w:cs="Arial"/>
      </w:rPr>
      <w:t>0</w:t>
    </w:r>
  </w:p>
  <w:p w14:paraId="3476D891" w14:textId="5FCEE01A" w:rsidR="00D44890" w:rsidRPr="008D34F0" w:rsidRDefault="00D44890" w:rsidP="002C25AE">
    <w:pPr>
      <w:pBdr>
        <w:top w:val="single" w:sz="4" w:space="1" w:color="auto"/>
      </w:pBdr>
      <w:tabs>
        <w:tab w:val="left" w:pos="-1440"/>
        <w:tab w:val="left" w:pos="-720"/>
        <w:tab w:val="left" w:pos="0"/>
        <w:tab w:val="center" w:pos="5040"/>
        <w:tab w:val="right" w:pos="9810"/>
      </w:tabs>
      <w:rPr>
        <w:rFonts w:cs="Arial"/>
      </w:rPr>
    </w:pPr>
    <w:r w:rsidRPr="008D34F0">
      <w:rPr>
        <w:rFonts w:cs="Arial"/>
        <w:b/>
      </w:rPr>
      <w:tab/>
      <w:t>SITE PREPARATION</w:t>
    </w:r>
    <w:r>
      <w:rPr>
        <w:rFonts w:cs="Arial"/>
        <w:b/>
      </w:rPr>
      <w:t xml:space="preserve"> FOR PIPELINES, UTILITIES AND ASSOCIATED STRUCTURES</w:t>
    </w:r>
    <w:r w:rsidRPr="008D34F0">
      <w:rPr>
        <w:rFonts w:cs="Arial"/>
      </w:rPr>
      <w:tab/>
    </w:r>
    <w:r>
      <w:rPr>
        <w:rFonts w:cs="Arial"/>
      </w:rPr>
      <w:t>2016-</w:t>
    </w:r>
    <w:r w:rsidR="004F3112">
      <w:rPr>
        <w:rFonts w:cs="Arial"/>
      </w:rPr>
      <w:t>05-02</w:t>
    </w:r>
  </w:p>
  <w:p w14:paraId="4E5EF164" w14:textId="73A326D4" w:rsidR="00D44890" w:rsidRPr="008D34F0" w:rsidRDefault="00D44890" w:rsidP="00FE5381">
    <w:pPr>
      <w:pBdr>
        <w:top w:val="single" w:sz="4" w:space="1" w:color="auto"/>
      </w:pBdr>
      <w:tabs>
        <w:tab w:val="center" w:pos="5175"/>
        <w:tab w:val="right" w:pos="9810"/>
      </w:tabs>
      <w:rPr>
        <w:rFonts w:cs="Arial"/>
      </w:rPr>
    </w:pPr>
    <w:r w:rsidRPr="008D34F0">
      <w:rPr>
        <w:rFonts w:cs="Arial"/>
      </w:rPr>
      <w:t>DATE</w:t>
    </w:r>
    <w:proofErr w:type="gramStart"/>
    <w:r w:rsidRPr="008D34F0">
      <w:rPr>
        <w:rFonts w:cs="Arial"/>
      </w:rPr>
      <w:t xml:space="preserve">:  </w:t>
    </w:r>
    <w:r w:rsidRPr="008D34F0">
      <w:rPr>
        <w:rFonts w:cs="Arial"/>
        <w:highlight w:val="yellow"/>
      </w:rPr>
      <w:t>[</w:t>
    </w:r>
    <w:proofErr w:type="gramEnd"/>
    <w:r w:rsidRPr="008D34F0">
      <w:rPr>
        <w:rFonts w:cs="Arial"/>
        <w:highlight w:val="yellow"/>
      </w:rPr>
      <w:t>Insert Date, (e.g. Jan., 2000)]</w:t>
    </w:r>
    <w:r w:rsidRPr="008D34F0">
      <w:rPr>
        <w:rFonts w:cs="Arial"/>
      </w:rPr>
      <w:tab/>
    </w:r>
    <w:r w:rsidRPr="008D34F0">
      <w:rPr>
        <w:rFonts w:cs="Arial"/>
      </w:rPr>
      <w:tab/>
      <w:t xml:space="preserve">Page </w:t>
    </w:r>
    <w:r w:rsidRPr="008D34F0">
      <w:rPr>
        <w:rFonts w:cs="Arial"/>
      </w:rPr>
      <w:fldChar w:fldCharType="begin"/>
    </w:r>
    <w:r w:rsidRPr="008D34F0">
      <w:rPr>
        <w:rFonts w:cs="Arial"/>
      </w:rPr>
      <w:instrText xml:space="preserve">PAGE </w:instrText>
    </w:r>
    <w:r w:rsidRPr="008D34F0">
      <w:rPr>
        <w:rFonts w:cs="Arial"/>
      </w:rPr>
      <w:fldChar w:fldCharType="separate"/>
    </w:r>
    <w:r w:rsidR="002E6956">
      <w:rPr>
        <w:rFonts w:cs="Arial"/>
        <w:noProof/>
      </w:rPr>
      <w:t>1</w:t>
    </w:r>
    <w:r w:rsidRPr="008D34F0">
      <w:rPr>
        <w:rFonts w:cs="Arial"/>
      </w:rPr>
      <w:fldChar w:fldCharType="end"/>
    </w:r>
    <w:r w:rsidRPr="008D34F0">
      <w:rPr>
        <w:rFonts w:cs="Arial"/>
      </w:rPr>
      <w:t xml:space="preserve"> </w:t>
    </w:r>
  </w:p>
  <w:p w14:paraId="2B5F6471" w14:textId="77777777" w:rsidR="00D44890" w:rsidRPr="00672C12" w:rsidRDefault="00D44890" w:rsidP="008A26A6">
    <w:pPr>
      <w:pStyle w:val="Header"/>
      <w:spacing w:after="240"/>
    </w:pPr>
  </w:p>
  <w:p w14:paraId="059D1819" w14:textId="77777777" w:rsidR="00D44890" w:rsidRDefault="00D4489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616E3" w14:textId="77777777" w:rsidR="00D44890" w:rsidRPr="008D34F0" w:rsidRDefault="00D44890" w:rsidP="00672C12">
    <w:pPr>
      <w:pBdr>
        <w:top w:val="single" w:sz="4" w:space="1" w:color="auto"/>
      </w:pBdr>
      <w:tabs>
        <w:tab w:val="right" w:pos="10350"/>
      </w:tabs>
      <w:rPr>
        <w:rFonts w:cs="Arial"/>
      </w:rPr>
    </w:pPr>
    <w:r w:rsidRPr="008D34F0">
      <w:rPr>
        <w:rFonts w:cs="Arial"/>
      </w:rPr>
      <w:t>CONTRACT NO</w:t>
    </w:r>
    <w:r w:rsidRPr="008D34F0">
      <w:rPr>
        <w:highlight w:val="lightGray"/>
      </w:rPr>
      <w:t>.... [Insert Region Number]</w:t>
    </w:r>
    <w:r w:rsidRPr="008D34F0">
      <w:rPr>
        <w:rFonts w:cs="Arial"/>
      </w:rPr>
      <w:tab/>
      <w:t>Section 02200</w:t>
    </w:r>
  </w:p>
  <w:p w14:paraId="5DA8DF26" w14:textId="77777777" w:rsidR="00D44890" w:rsidRPr="008D34F0" w:rsidRDefault="00D44890" w:rsidP="008A26A6">
    <w:pPr>
      <w:pBdr>
        <w:top w:val="single" w:sz="4" w:space="1" w:color="auto"/>
      </w:pBdr>
      <w:tabs>
        <w:tab w:val="left" w:pos="-1440"/>
        <w:tab w:val="left" w:pos="-720"/>
        <w:tab w:val="left" w:pos="0"/>
        <w:tab w:val="center" w:pos="5220"/>
        <w:tab w:val="right" w:pos="10350"/>
      </w:tabs>
      <w:rPr>
        <w:rFonts w:cs="Arial"/>
      </w:rPr>
    </w:pPr>
    <w:r w:rsidRPr="008D34F0">
      <w:rPr>
        <w:rFonts w:cs="Arial"/>
        <w:b/>
      </w:rPr>
      <w:tab/>
      <w:t>SITE PREPARATION</w:t>
    </w:r>
    <w:r w:rsidRPr="008D34F0">
      <w:rPr>
        <w:rFonts w:cs="Arial"/>
      </w:rPr>
      <w:tab/>
      <w:t>2012-06-28</w:t>
    </w:r>
  </w:p>
  <w:p w14:paraId="3285A918" w14:textId="77777777" w:rsidR="00D44890" w:rsidRPr="008D34F0" w:rsidRDefault="00D44890" w:rsidP="00672C12">
    <w:pPr>
      <w:pBdr>
        <w:top w:val="single" w:sz="4" w:space="1" w:color="auto"/>
      </w:pBdr>
      <w:tabs>
        <w:tab w:val="center" w:pos="5175"/>
        <w:tab w:val="right" w:pos="10350"/>
      </w:tabs>
      <w:rPr>
        <w:rFonts w:cs="Arial"/>
      </w:rPr>
    </w:pPr>
    <w:r w:rsidRPr="008D34F0">
      <w:rPr>
        <w:rFonts w:cs="Arial"/>
      </w:rPr>
      <w:t>DATE</w:t>
    </w:r>
    <w:proofErr w:type="gramStart"/>
    <w:r w:rsidRPr="008D34F0">
      <w:rPr>
        <w:rFonts w:cs="Arial"/>
      </w:rPr>
      <w:t xml:space="preserve">:  </w:t>
    </w:r>
    <w:r w:rsidRPr="008D34F0">
      <w:rPr>
        <w:highlight w:val="lightGray"/>
      </w:rPr>
      <w:t>[</w:t>
    </w:r>
    <w:proofErr w:type="gramEnd"/>
    <w:r w:rsidRPr="008D34F0">
      <w:rPr>
        <w:highlight w:val="lightGray"/>
      </w:rPr>
      <w:t>Insert Date, (e.g. Jan., 2000)]</w:t>
    </w:r>
    <w:r w:rsidRPr="008D34F0">
      <w:rPr>
        <w:rFonts w:cs="Arial"/>
      </w:rPr>
      <w:tab/>
    </w:r>
    <w:r w:rsidRPr="008D34F0">
      <w:rPr>
        <w:rFonts w:cs="Arial"/>
      </w:rPr>
      <w:tab/>
      <w:t xml:space="preserve">Page </w:t>
    </w:r>
    <w:r w:rsidRPr="008D34F0">
      <w:rPr>
        <w:rFonts w:cs="Arial"/>
      </w:rPr>
      <w:fldChar w:fldCharType="begin"/>
    </w:r>
    <w:r w:rsidRPr="008D34F0">
      <w:rPr>
        <w:rFonts w:cs="Arial"/>
      </w:rPr>
      <w:instrText xml:space="preserve">PAGE </w:instrText>
    </w:r>
    <w:r w:rsidRPr="008D34F0">
      <w:rPr>
        <w:rFonts w:cs="Arial"/>
      </w:rPr>
      <w:fldChar w:fldCharType="separate"/>
    </w:r>
    <w:r w:rsidRPr="008D34F0">
      <w:rPr>
        <w:rFonts w:cs="Arial"/>
        <w:noProof/>
      </w:rPr>
      <w:t>1</w:t>
    </w:r>
    <w:r w:rsidRPr="008D34F0">
      <w:rPr>
        <w:rFonts w:cs="Arial"/>
      </w:rPr>
      <w:fldChar w:fldCharType="end"/>
    </w:r>
    <w:r w:rsidRPr="008D34F0">
      <w:rPr>
        <w:rFonts w:cs="Arial"/>
      </w:rPr>
      <w:t xml:space="preserve"> of </w:t>
    </w:r>
    <w:r w:rsidRPr="008D34F0">
      <w:rPr>
        <w:rStyle w:val="PageNumber"/>
        <w:rFonts w:cs="Arial"/>
        <w:caps/>
        <w:sz w:val="22"/>
      </w:rPr>
      <w:fldChar w:fldCharType="begin"/>
    </w:r>
    <w:r w:rsidRPr="008D34F0">
      <w:rPr>
        <w:rStyle w:val="PageNumber"/>
        <w:rFonts w:cs="Arial"/>
        <w:caps/>
        <w:sz w:val="22"/>
      </w:rPr>
      <w:instrText xml:space="preserve"> NUMPAGES </w:instrText>
    </w:r>
    <w:r w:rsidRPr="008D34F0">
      <w:rPr>
        <w:rStyle w:val="PageNumber"/>
        <w:rFonts w:cs="Arial"/>
        <w:caps/>
        <w:sz w:val="22"/>
      </w:rPr>
      <w:fldChar w:fldCharType="separate"/>
    </w:r>
    <w:r w:rsidRPr="008D34F0">
      <w:rPr>
        <w:rStyle w:val="PageNumber"/>
        <w:rFonts w:cs="Arial"/>
        <w:caps/>
        <w:noProof/>
        <w:sz w:val="22"/>
      </w:rPr>
      <w:t>5</w:t>
    </w:r>
    <w:r w:rsidRPr="008D34F0">
      <w:rPr>
        <w:rStyle w:val="PageNumber"/>
        <w:rFonts w:cs="Arial"/>
        <w:caps/>
        <w:sz w:val="22"/>
      </w:rPr>
      <w:fldChar w:fldCharType="end"/>
    </w:r>
  </w:p>
  <w:p w14:paraId="4CB4D3F6" w14:textId="77777777" w:rsidR="00D44890" w:rsidRDefault="00D44890" w:rsidP="006C0FAF">
    <w:pPr>
      <w:pStyle w:val="Header"/>
      <w:spacing w:after="240"/>
    </w:pPr>
  </w:p>
  <w:p w14:paraId="503460D4" w14:textId="77777777" w:rsidR="00D44890" w:rsidRDefault="00D448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402"/>
    <w:multiLevelType w:val="multilevel"/>
    <w:tmpl w:val="00000885"/>
    <w:lvl w:ilvl="0">
      <w:start w:val="1"/>
      <w:numFmt w:val="upperLetter"/>
      <w:lvlText w:val="%1."/>
      <w:lvlJc w:val="left"/>
      <w:pPr>
        <w:ind w:hanging="576"/>
      </w:pPr>
      <w:rPr>
        <w:rFonts w:ascii="Times New Roman" w:hAnsi="Times New Roman" w:cs="Times New Roman"/>
        <w:b w:val="0"/>
        <w:bCs w:val="0"/>
        <w:spacing w:val="-1"/>
        <w:sz w:val="24"/>
        <w:szCs w:val="24"/>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0000403"/>
    <w:multiLevelType w:val="multilevel"/>
    <w:tmpl w:val="00000886"/>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465575FD"/>
    <w:multiLevelType w:val="multilevel"/>
    <w:tmpl w:val="43928498"/>
    <w:lvl w:ilvl="0">
      <w:start w:val="1"/>
      <w:numFmt w:val="decimal"/>
      <w:pStyle w:val="Heading1"/>
      <w:lvlText w:val="PART %1."/>
      <w:lvlJc w:val="left"/>
      <w:pPr>
        <w:tabs>
          <w:tab w:val="num" w:pos="720"/>
        </w:tabs>
        <w:ind w:left="720" w:hanging="720"/>
      </w:pPr>
      <w:rPr>
        <w:rFonts w:ascii="Calibri" w:hAnsi="Calibri" w:hint="default"/>
        <w:b w:val="0"/>
        <w:i w:val="0"/>
        <w:sz w:val="22"/>
      </w:rPr>
    </w:lvl>
    <w:lvl w:ilvl="1">
      <w:start w:val="1"/>
      <w:numFmt w:val="decimal"/>
      <w:pStyle w:val="Heading2"/>
      <w:lvlText w:val="%1.%2"/>
      <w:lvlJc w:val="left"/>
      <w:pPr>
        <w:tabs>
          <w:tab w:val="num" w:pos="720"/>
        </w:tabs>
        <w:ind w:left="720" w:hanging="720"/>
      </w:pPr>
      <w:rPr>
        <w:rFonts w:ascii="Calibri" w:hAnsi="Calibri" w:hint="default"/>
        <w:b w:val="0"/>
        <w:i w:val="0"/>
        <w:sz w:val="22"/>
      </w:rPr>
    </w:lvl>
    <w:lvl w:ilvl="2">
      <w:start w:val="1"/>
      <w:numFmt w:val="decimal"/>
      <w:pStyle w:val="Heading3"/>
      <w:lvlText w:val=".%3"/>
      <w:lvlJc w:val="left"/>
      <w:pPr>
        <w:tabs>
          <w:tab w:val="num" w:pos="1350"/>
        </w:tabs>
        <w:ind w:left="1350" w:hanging="720"/>
      </w:pPr>
      <w:rPr>
        <w:rFonts w:ascii="Calibri" w:hAnsi="Calibri" w:hint="default"/>
        <w:b w:val="0"/>
        <w:color w:val="000000"/>
        <w:sz w:val="22"/>
      </w:rPr>
    </w:lvl>
    <w:lvl w:ilvl="3">
      <w:start w:val="1"/>
      <w:numFmt w:val="decimal"/>
      <w:pStyle w:val="Heading4"/>
      <w:lvlText w:val=".%4"/>
      <w:lvlJc w:val="left"/>
      <w:pPr>
        <w:tabs>
          <w:tab w:val="num" w:pos="2160"/>
        </w:tabs>
        <w:ind w:left="2160" w:hanging="720"/>
      </w:pPr>
      <w:rPr>
        <w:rFonts w:ascii="Calibri" w:hAnsi="Calibri" w:hint="default"/>
        <w:b w:val="0"/>
        <w:i w:val="0"/>
        <w:sz w:val="22"/>
      </w:rPr>
    </w:lvl>
    <w:lvl w:ilvl="4">
      <w:start w:val="1"/>
      <w:numFmt w:val="decimal"/>
      <w:pStyle w:val="Heading5"/>
      <w:lvlText w:val=".%5"/>
      <w:lvlJc w:val="left"/>
      <w:pPr>
        <w:tabs>
          <w:tab w:val="num" w:pos="2880"/>
        </w:tabs>
        <w:ind w:left="2880" w:hanging="720"/>
      </w:pPr>
      <w:rPr>
        <w:rFonts w:ascii="Calibri" w:hAnsi="Calibri" w:hint="default"/>
        <w:b w:val="0"/>
        <w:i w:val="0"/>
        <w:sz w:val="22"/>
      </w:rPr>
    </w:lvl>
    <w:lvl w:ilvl="5">
      <w:start w:val="1"/>
      <w:numFmt w:val="decimal"/>
      <w:pStyle w:val="Heading6"/>
      <w:lvlText w:val=".%6"/>
      <w:lvlJc w:val="left"/>
      <w:pPr>
        <w:tabs>
          <w:tab w:val="num" w:pos="3600"/>
        </w:tabs>
        <w:ind w:left="3600" w:hanging="720"/>
      </w:pPr>
      <w:rPr>
        <w:rFonts w:ascii="Calibri" w:hAnsi="Calibri" w:hint="default"/>
        <w:b w:val="0"/>
        <w:i w:val="0"/>
        <w:sz w:val="22"/>
      </w:rPr>
    </w:lvl>
    <w:lvl w:ilvl="6">
      <w:start w:val="1"/>
      <w:numFmt w:val="decimal"/>
      <w:pStyle w:val="Heading7"/>
      <w:lvlText w:val=".%7"/>
      <w:lvlJc w:val="left"/>
      <w:pPr>
        <w:tabs>
          <w:tab w:val="num" w:pos="4320"/>
        </w:tabs>
        <w:ind w:left="4320" w:hanging="720"/>
      </w:pPr>
      <w:rPr>
        <w:rFonts w:ascii="Calibri" w:hAnsi="Calibri" w:hint="default"/>
        <w:b w:val="0"/>
        <w:i w:val="0"/>
        <w:sz w:val="22"/>
      </w:rPr>
    </w:lvl>
    <w:lvl w:ilvl="7">
      <w:start w:val="1"/>
      <w:numFmt w:val="decimal"/>
      <w:pStyle w:val="Heading8"/>
      <w:lvlText w:val=".%8"/>
      <w:lvlJc w:val="left"/>
      <w:pPr>
        <w:tabs>
          <w:tab w:val="num" w:pos="5040"/>
        </w:tabs>
        <w:ind w:left="5040" w:hanging="720"/>
      </w:pPr>
      <w:rPr>
        <w:rFonts w:ascii="Calibri" w:hAnsi="Calibri" w:hint="default"/>
        <w:b w:val="0"/>
        <w:i w:val="0"/>
        <w:sz w:val="22"/>
      </w:rPr>
    </w:lvl>
    <w:lvl w:ilvl="8">
      <w:start w:val="1"/>
      <w:numFmt w:val="decimal"/>
      <w:lvlText w:val=".%9"/>
      <w:lvlJc w:val="left"/>
      <w:pPr>
        <w:tabs>
          <w:tab w:val="num" w:pos="5760"/>
        </w:tabs>
        <w:ind w:left="5760" w:hanging="720"/>
      </w:pPr>
      <w:rPr>
        <w:rFonts w:ascii="Calibri" w:hAnsi="Calibri" w:hint="default"/>
        <w:b w:val="0"/>
        <w:i w:val="0"/>
        <w:sz w:val="22"/>
      </w:rPr>
    </w:lvl>
  </w:abstractNum>
  <w:abstractNum w:abstractNumId="9" w15:restartNumberingAfterBreak="0">
    <w:nsid w:val="50407D28"/>
    <w:multiLevelType w:val="multilevel"/>
    <w:tmpl w:val="9D72CDB2"/>
    <w:lvl w:ilvl="0">
      <w:start w:val="1"/>
      <w:numFmt w:val="decimal"/>
      <w:lvlText w:val="PART %1."/>
      <w:lvlJc w:val="left"/>
      <w:pPr>
        <w:tabs>
          <w:tab w:val="num" w:pos="432"/>
        </w:tabs>
        <w:ind w:left="432" w:hanging="432"/>
      </w:pPr>
      <w:rPr>
        <w:rFonts w:asciiTheme="minorHAnsi" w:hAnsiTheme="minorHAnsi" w:hint="default"/>
        <w:b w:val="0"/>
        <w:i w:val="0"/>
        <w:sz w:val="22"/>
        <w:szCs w:val="22"/>
      </w:rPr>
    </w:lvl>
    <w:lvl w:ilvl="1">
      <w:start w:val="1"/>
      <w:numFmt w:val="decimal"/>
      <w:lvlText w:val="%1.%2"/>
      <w:lvlJc w:val="left"/>
      <w:pPr>
        <w:tabs>
          <w:tab w:val="num" w:pos="576"/>
        </w:tabs>
        <w:ind w:left="576" w:hanging="576"/>
      </w:pPr>
      <w:rPr>
        <w:rFonts w:hint="default"/>
      </w:rPr>
    </w:lvl>
    <w:lvl w:ilvl="2">
      <w:start w:val="1"/>
      <w:numFmt w:val="decimal"/>
      <w:lvlText w:val=".%3"/>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64"/>
        </w:tabs>
        <w:ind w:left="864" w:firstLine="3456"/>
      </w:pPr>
      <w:rPr>
        <w:rFonts w:hint="default"/>
      </w:rPr>
    </w:lvl>
    <w:lvl w:ilvl="4">
      <w:start w:val="1"/>
      <w:numFmt w:val="decimal"/>
      <w:lvlText w:val="%5."/>
      <w:lvlJc w:val="left"/>
      <w:pPr>
        <w:tabs>
          <w:tab w:val="num" w:pos="-810"/>
        </w:tabs>
        <w:ind w:left="-810" w:firstLine="432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99186994">
    <w:abstractNumId w:val="0"/>
  </w:num>
  <w:num w:numId="2" w16cid:durableId="711416437">
    <w:abstractNumId w:val="0"/>
  </w:num>
  <w:num w:numId="3" w16cid:durableId="1909992599">
    <w:abstractNumId w:val="9"/>
  </w:num>
  <w:num w:numId="4" w16cid:durableId="933517990">
    <w:abstractNumId w:val="5"/>
  </w:num>
  <w:num w:numId="5" w16cid:durableId="835998147">
    <w:abstractNumId w:val="10"/>
  </w:num>
  <w:num w:numId="6" w16cid:durableId="1374886261">
    <w:abstractNumId w:val="4"/>
  </w:num>
  <w:num w:numId="7" w16cid:durableId="1868906431">
    <w:abstractNumId w:val="7"/>
  </w:num>
  <w:num w:numId="8" w16cid:durableId="1193148505">
    <w:abstractNumId w:val="3"/>
  </w:num>
  <w:num w:numId="9" w16cid:durableId="2057730278">
    <w:abstractNumId w:val="11"/>
  </w:num>
  <w:num w:numId="10" w16cid:durableId="887645607">
    <w:abstractNumId w:val="6"/>
  </w:num>
  <w:num w:numId="11" w16cid:durableId="745147046">
    <w:abstractNumId w:val="2"/>
  </w:num>
  <w:num w:numId="12" w16cid:durableId="1522470416">
    <w:abstractNumId w:val="1"/>
  </w:num>
  <w:num w:numId="13" w16cid:durableId="3646044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27704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26878214">
    <w:abstractNumId w:val="8"/>
  </w:num>
  <w:num w:numId="16" w16cid:durableId="1620648852">
    <w:abstractNumId w:val="8"/>
  </w:num>
  <w:num w:numId="17" w16cid:durableId="930426974">
    <w:abstractNumId w:val="8"/>
  </w:num>
  <w:num w:numId="18" w16cid:durableId="527766977">
    <w:abstractNumId w:val="8"/>
  </w:num>
  <w:num w:numId="19" w16cid:durableId="686062396">
    <w:abstractNumId w:val="8"/>
  </w:num>
  <w:num w:numId="20" w16cid:durableId="1357386306">
    <w:abstractNumId w:val="8"/>
  </w:num>
  <w:num w:numId="21" w16cid:durableId="1392003121">
    <w:abstractNumId w:val="8"/>
  </w:num>
  <w:num w:numId="22" w16cid:durableId="325322067">
    <w:abstractNumId w:val="8"/>
  </w:num>
  <w:num w:numId="23" w16cid:durableId="147587875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hnny Pang">
    <w15:presenceInfo w15:providerId="AD" w15:userId="S::Johnny.Pang@etoengineering.ca::93e0402e-0c7d-4ac3-adc9-299bd55456c0"/>
  </w15:person>
  <w15:person w15:author="Axel Ouillet">
    <w15:presenceInfo w15:providerId="AD" w15:userId="S::ouilleta@AE.CA::61f62530-c8bb-495e-afd5-ea61b2be56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oolset" w:val="3"/>
  </w:docVars>
  <w:rsids>
    <w:rsidRoot w:val="00D109FD"/>
    <w:rsid w:val="00017468"/>
    <w:rsid w:val="000310F0"/>
    <w:rsid w:val="00052D1A"/>
    <w:rsid w:val="000611DF"/>
    <w:rsid w:val="000750D0"/>
    <w:rsid w:val="000817C4"/>
    <w:rsid w:val="000825DF"/>
    <w:rsid w:val="0008531B"/>
    <w:rsid w:val="000A7BB7"/>
    <w:rsid w:val="000C0609"/>
    <w:rsid w:val="000C07C7"/>
    <w:rsid w:val="000C6EBC"/>
    <w:rsid w:val="000D25FF"/>
    <w:rsid w:val="00107DBA"/>
    <w:rsid w:val="0011311D"/>
    <w:rsid w:val="001262E0"/>
    <w:rsid w:val="00131CA7"/>
    <w:rsid w:val="001343A3"/>
    <w:rsid w:val="00136CDD"/>
    <w:rsid w:val="001718D0"/>
    <w:rsid w:val="001934D3"/>
    <w:rsid w:val="001A340B"/>
    <w:rsid w:val="001B3E2D"/>
    <w:rsid w:val="001B546F"/>
    <w:rsid w:val="001B5E1D"/>
    <w:rsid w:val="001C2119"/>
    <w:rsid w:val="002018A0"/>
    <w:rsid w:val="00202171"/>
    <w:rsid w:val="00210D80"/>
    <w:rsid w:val="00234FAA"/>
    <w:rsid w:val="00235AC6"/>
    <w:rsid w:val="002910DF"/>
    <w:rsid w:val="002963F8"/>
    <w:rsid w:val="00296DD2"/>
    <w:rsid w:val="002A3305"/>
    <w:rsid w:val="002C25AE"/>
    <w:rsid w:val="002D4787"/>
    <w:rsid w:val="002E31CD"/>
    <w:rsid w:val="002E4AFD"/>
    <w:rsid w:val="002E6956"/>
    <w:rsid w:val="002F6F34"/>
    <w:rsid w:val="00310797"/>
    <w:rsid w:val="003130DA"/>
    <w:rsid w:val="00314887"/>
    <w:rsid w:val="00316097"/>
    <w:rsid w:val="0033540B"/>
    <w:rsid w:val="00337E78"/>
    <w:rsid w:val="00340331"/>
    <w:rsid w:val="0034176C"/>
    <w:rsid w:val="00366110"/>
    <w:rsid w:val="00372157"/>
    <w:rsid w:val="0037464A"/>
    <w:rsid w:val="00380372"/>
    <w:rsid w:val="003956BD"/>
    <w:rsid w:val="003C7539"/>
    <w:rsid w:val="003D0E1F"/>
    <w:rsid w:val="003F48C2"/>
    <w:rsid w:val="0040417E"/>
    <w:rsid w:val="00405E87"/>
    <w:rsid w:val="00406651"/>
    <w:rsid w:val="004068AE"/>
    <w:rsid w:val="00414AEF"/>
    <w:rsid w:val="00416A0B"/>
    <w:rsid w:val="00474142"/>
    <w:rsid w:val="004743A4"/>
    <w:rsid w:val="00484488"/>
    <w:rsid w:val="004A2758"/>
    <w:rsid w:val="004A322D"/>
    <w:rsid w:val="004B3619"/>
    <w:rsid w:val="004F3112"/>
    <w:rsid w:val="00503A3F"/>
    <w:rsid w:val="00537BC2"/>
    <w:rsid w:val="005465B4"/>
    <w:rsid w:val="005469BC"/>
    <w:rsid w:val="00563F95"/>
    <w:rsid w:val="00587721"/>
    <w:rsid w:val="005947BD"/>
    <w:rsid w:val="005A6D75"/>
    <w:rsid w:val="005F2B90"/>
    <w:rsid w:val="005F6F06"/>
    <w:rsid w:val="00630262"/>
    <w:rsid w:val="00637BB3"/>
    <w:rsid w:val="00653658"/>
    <w:rsid w:val="00672C12"/>
    <w:rsid w:val="00684A0F"/>
    <w:rsid w:val="00695B33"/>
    <w:rsid w:val="00695F6E"/>
    <w:rsid w:val="006A39D5"/>
    <w:rsid w:val="006C0FAF"/>
    <w:rsid w:val="006C75AB"/>
    <w:rsid w:val="006D78A6"/>
    <w:rsid w:val="00703FF7"/>
    <w:rsid w:val="0070514B"/>
    <w:rsid w:val="00706418"/>
    <w:rsid w:val="00712CC2"/>
    <w:rsid w:val="00725E7C"/>
    <w:rsid w:val="00733408"/>
    <w:rsid w:val="007423AF"/>
    <w:rsid w:val="00785547"/>
    <w:rsid w:val="007B195F"/>
    <w:rsid w:val="007B714F"/>
    <w:rsid w:val="007D2FD1"/>
    <w:rsid w:val="007E4441"/>
    <w:rsid w:val="007E730F"/>
    <w:rsid w:val="008001A5"/>
    <w:rsid w:val="00812A85"/>
    <w:rsid w:val="0083765B"/>
    <w:rsid w:val="00841BC0"/>
    <w:rsid w:val="00846446"/>
    <w:rsid w:val="0085118D"/>
    <w:rsid w:val="00872FF3"/>
    <w:rsid w:val="00883E28"/>
    <w:rsid w:val="00892C02"/>
    <w:rsid w:val="008A2072"/>
    <w:rsid w:val="008A26A6"/>
    <w:rsid w:val="008C29B8"/>
    <w:rsid w:val="008D34F0"/>
    <w:rsid w:val="008E0F9D"/>
    <w:rsid w:val="008F3DA6"/>
    <w:rsid w:val="009221D5"/>
    <w:rsid w:val="009369FF"/>
    <w:rsid w:val="00957CF4"/>
    <w:rsid w:val="00960901"/>
    <w:rsid w:val="00960BA4"/>
    <w:rsid w:val="009639F4"/>
    <w:rsid w:val="00965DEE"/>
    <w:rsid w:val="00965EF2"/>
    <w:rsid w:val="00984D31"/>
    <w:rsid w:val="009976AC"/>
    <w:rsid w:val="009C0D4A"/>
    <w:rsid w:val="009C173A"/>
    <w:rsid w:val="009C1ECE"/>
    <w:rsid w:val="009C51CC"/>
    <w:rsid w:val="009D4403"/>
    <w:rsid w:val="009E4BC2"/>
    <w:rsid w:val="009F1BCE"/>
    <w:rsid w:val="00A13E0F"/>
    <w:rsid w:val="00A15F9E"/>
    <w:rsid w:val="00A362A7"/>
    <w:rsid w:val="00A36CAE"/>
    <w:rsid w:val="00A40DBD"/>
    <w:rsid w:val="00A41011"/>
    <w:rsid w:val="00A767E0"/>
    <w:rsid w:val="00A8086F"/>
    <w:rsid w:val="00AA040C"/>
    <w:rsid w:val="00AB2B22"/>
    <w:rsid w:val="00AB5E5D"/>
    <w:rsid w:val="00AC3609"/>
    <w:rsid w:val="00AE3727"/>
    <w:rsid w:val="00AF7C89"/>
    <w:rsid w:val="00B844DA"/>
    <w:rsid w:val="00BC5E9D"/>
    <w:rsid w:val="00BE6AA4"/>
    <w:rsid w:val="00C52C84"/>
    <w:rsid w:val="00C73272"/>
    <w:rsid w:val="00C75D65"/>
    <w:rsid w:val="00C80C03"/>
    <w:rsid w:val="00C81675"/>
    <w:rsid w:val="00C87214"/>
    <w:rsid w:val="00CA457F"/>
    <w:rsid w:val="00CD08F6"/>
    <w:rsid w:val="00CD0EB2"/>
    <w:rsid w:val="00CD3140"/>
    <w:rsid w:val="00CF4FC3"/>
    <w:rsid w:val="00D109FD"/>
    <w:rsid w:val="00D1237A"/>
    <w:rsid w:val="00D133A8"/>
    <w:rsid w:val="00D26372"/>
    <w:rsid w:val="00D3626B"/>
    <w:rsid w:val="00D44890"/>
    <w:rsid w:val="00D51A1D"/>
    <w:rsid w:val="00D51F2D"/>
    <w:rsid w:val="00D705EE"/>
    <w:rsid w:val="00D708AB"/>
    <w:rsid w:val="00D850A6"/>
    <w:rsid w:val="00D8523C"/>
    <w:rsid w:val="00DA097A"/>
    <w:rsid w:val="00DA56E8"/>
    <w:rsid w:val="00DA71F4"/>
    <w:rsid w:val="00DA72E2"/>
    <w:rsid w:val="00DB06A2"/>
    <w:rsid w:val="00DC3541"/>
    <w:rsid w:val="00E10DBB"/>
    <w:rsid w:val="00E12910"/>
    <w:rsid w:val="00E16B72"/>
    <w:rsid w:val="00E20855"/>
    <w:rsid w:val="00E31A6E"/>
    <w:rsid w:val="00E45C8F"/>
    <w:rsid w:val="00E516A8"/>
    <w:rsid w:val="00E62AA3"/>
    <w:rsid w:val="00E9250E"/>
    <w:rsid w:val="00E973C3"/>
    <w:rsid w:val="00EB36B0"/>
    <w:rsid w:val="00EC3183"/>
    <w:rsid w:val="00ED4559"/>
    <w:rsid w:val="00EE576A"/>
    <w:rsid w:val="00EF5A2B"/>
    <w:rsid w:val="00F00AD9"/>
    <w:rsid w:val="00F05FDC"/>
    <w:rsid w:val="00F13976"/>
    <w:rsid w:val="00F13982"/>
    <w:rsid w:val="00F5273F"/>
    <w:rsid w:val="00F6204E"/>
    <w:rsid w:val="00F71A0E"/>
    <w:rsid w:val="00F742F3"/>
    <w:rsid w:val="00F87FBB"/>
    <w:rsid w:val="00F94CAD"/>
    <w:rsid w:val="00F95F5D"/>
    <w:rsid w:val="00F96D97"/>
    <w:rsid w:val="00FE5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933FC"/>
  <w15:docId w15:val="{F0BF220C-1753-4C88-810E-9394C0567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73C3"/>
    <w:rPr>
      <w:sz w:val="22"/>
      <w:szCs w:val="22"/>
    </w:rPr>
  </w:style>
  <w:style w:type="paragraph" w:styleId="Heading1">
    <w:name w:val="heading 1"/>
    <w:aliases w:val="Contents - level1 Char"/>
    <w:basedOn w:val="ListParagraph"/>
    <w:link w:val="Heading1Char"/>
    <w:qFormat/>
    <w:rsid w:val="00E973C3"/>
    <w:pPr>
      <w:numPr>
        <w:numId w:val="23"/>
      </w:numPr>
      <w:spacing w:before="160"/>
      <w:outlineLvl w:val="0"/>
    </w:pPr>
    <w:rPr>
      <w:caps/>
      <w:szCs w:val="20"/>
    </w:rPr>
  </w:style>
  <w:style w:type="paragraph" w:styleId="Heading2">
    <w:name w:val="heading 2"/>
    <w:basedOn w:val="ListParagraph"/>
    <w:next w:val="Normal"/>
    <w:link w:val="Heading2Char"/>
    <w:qFormat/>
    <w:rsid w:val="00E973C3"/>
    <w:pPr>
      <w:numPr>
        <w:ilvl w:val="1"/>
        <w:numId w:val="23"/>
      </w:numPr>
      <w:spacing w:before="80"/>
      <w:outlineLvl w:val="1"/>
    </w:pPr>
    <w:rPr>
      <w:szCs w:val="20"/>
      <w:u w:val="single"/>
    </w:rPr>
  </w:style>
  <w:style w:type="paragraph" w:styleId="Heading3">
    <w:name w:val="heading 3"/>
    <w:basedOn w:val="ListParagraph"/>
    <w:link w:val="Heading3Char"/>
    <w:qFormat/>
    <w:rsid w:val="00E973C3"/>
    <w:pPr>
      <w:numPr>
        <w:ilvl w:val="2"/>
        <w:numId w:val="23"/>
      </w:numPr>
      <w:outlineLvl w:val="2"/>
    </w:pPr>
    <w:rPr>
      <w:szCs w:val="20"/>
    </w:rPr>
  </w:style>
  <w:style w:type="paragraph" w:styleId="Heading4">
    <w:name w:val="heading 4"/>
    <w:basedOn w:val="ListParagraph"/>
    <w:link w:val="Heading4Char"/>
    <w:qFormat/>
    <w:rsid w:val="00E973C3"/>
    <w:pPr>
      <w:numPr>
        <w:ilvl w:val="3"/>
        <w:numId w:val="23"/>
      </w:numPr>
      <w:outlineLvl w:val="3"/>
    </w:pPr>
    <w:rPr>
      <w:szCs w:val="20"/>
    </w:rPr>
  </w:style>
  <w:style w:type="paragraph" w:styleId="Heading5">
    <w:name w:val="heading 5"/>
    <w:basedOn w:val="Heading4"/>
    <w:link w:val="Heading5Char"/>
    <w:qFormat/>
    <w:rsid w:val="00E973C3"/>
    <w:pPr>
      <w:numPr>
        <w:ilvl w:val="4"/>
      </w:numPr>
      <w:outlineLvl w:val="4"/>
    </w:pPr>
    <w:rPr>
      <w:sz w:val="20"/>
    </w:rPr>
  </w:style>
  <w:style w:type="paragraph" w:styleId="Heading6">
    <w:name w:val="heading 6"/>
    <w:basedOn w:val="Heading5"/>
    <w:next w:val="Normal"/>
    <w:link w:val="Heading6Char"/>
    <w:qFormat/>
    <w:rsid w:val="00E973C3"/>
    <w:pPr>
      <w:numPr>
        <w:ilvl w:val="5"/>
      </w:numPr>
      <w:outlineLvl w:val="5"/>
    </w:pPr>
  </w:style>
  <w:style w:type="paragraph" w:styleId="Heading7">
    <w:name w:val="heading 7"/>
    <w:basedOn w:val="ListParagraph"/>
    <w:next w:val="Normal"/>
    <w:link w:val="Heading7Char"/>
    <w:qFormat/>
    <w:rsid w:val="00E973C3"/>
    <w:pPr>
      <w:numPr>
        <w:ilvl w:val="6"/>
        <w:numId w:val="23"/>
      </w:numPr>
      <w:outlineLvl w:val="6"/>
    </w:pPr>
    <w:rPr>
      <w:sz w:val="20"/>
      <w:szCs w:val="20"/>
    </w:rPr>
  </w:style>
  <w:style w:type="paragraph" w:styleId="Heading8">
    <w:name w:val="heading 8"/>
    <w:basedOn w:val="Heading7"/>
    <w:next w:val="Normal"/>
    <w:link w:val="Heading8Char"/>
    <w:qFormat/>
    <w:rsid w:val="00E973C3"/>
    <w:pPr>
      <w:numPr>
        <w:ilvl w:val="7"/>
      </w:numPr>
      <w:outlineLvl w:val="7"/>
    </w:pPr>
  </w:style>
  <w:style w:type="paragraph" w:styleId="Heading9">
    <w:name w:val="heading 9"/>
    <w:basedOn w:val="Heading8"/>
    <w:next w:val="Normal"/>
    <w:link w:val="Heading9Char"/>
    <w:qFormat/>
    <w:rsid w:val="00E973C3"/>
    <w:pPr>
      <w:numPr>
        <w:ilvl w:val="0"/>
        <w:numId w:val="0"/>
      </w:numPr>
      <w:tabs>
        <w:tab w:val="num" w:pos="5760"/>
      </w:tabs>
      <w:ind w:left="5760" w:hanging="72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semiHidden/>
    <w:pPr>
      <w:spacing w:before="120"/>
    </w:pPr>
    <w:rPr>
      <w:rFonts w:ascii="Arial" w:hAnsi="Arial"/>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Normal"/>
    <w:link w:val="TitleChar"/>
    <w:qFormat/>
    <w:rsid w:val="00E973C3"/>
    <w:pPr>
      <w:keepNext/>
      <w:spacing w:before="160" w:after="30"/>
    </w:pPr>
    <w:rPr>
      <w:rFonts w:ascii="Arial Narrow" w:hAnsi="Arial Narrow"/>
      <w:b/>
      <w:sz w:val="20"/>
      <w:szCs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E973C3"/>
    <w:rPr>
      <w:sz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rsid w:val="00DA72E2"/>
    <w:rPr>
      <w:rFonts w:ascii="Tahoma" w:hAnsi="Tahoma" w:cs="Tahoma"/>
      <w:sz w:val="16"/>
      <w:szCs w:val="16"/>
    </w:rPr>
  </w:style>
  <w:style w:type="paragraph" w:customStyle="1" w:styleId="NormalTableText">
    <w:name w:val="Normal Table Text"/>
    <w:basedOn w:val="Normal"/>
    <w:rsid w:val="002963F8"/>
    <w:pPr>
      <w:widowControl w:val="0"/>
      <w:spacing w:before="60" w:after="60"/>
    </w:pPr>
    <w:rPr>
      <w:rFonts w:ascii="Arial" w:hAnsi="Arial"/>
      <w:sz w:val="20"/>
      <w:lang w:val="en-GB"/>
    </w:rPr>
  </w:style>
  <w:style w:type="paragraph" w:customStyle="1" w:styleId="TableHeading">
    <w:name w:val="Table Heading"/>
    <w:basedOn w:val="Normal"/>
    <w:rsid w:val="002963F8"/>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AE3727"/>
    <w:pPr>
      <w:spacing w:before="0"/>
    </w:pPr>
    <w:rPr>
      <w:rFonts w:ascii="Book Antiqua" w:hAnsi="Book Antiqua"/>
      <w:b/>
      <w:bCs/>
      <w:sz w:val="20"/>
    </w:rPr>
  </w:style>
  <w:style w:type="paragraph" w:customStyle="1" w:styleId="TableParagraph">
    <w:name w:val="Table Paragraph"/>
    <w:basedOn w:val="Normal"/>
    <w:uiPriority w:val="1"/>
    <w:rsid w:val="00C52C84"/>
    <w:pPr>
      <w:autoSpaceDE w:val="0"/>
      <w:autoSpaceDN w:val="0"/>
      <w:adjustRightInd w:val="0"/>
    </w:pPr>
    <w:rPr>
      <w:rFonts w:ascii="Times New Roman" w:hAnsi="Times New Roman"/>
      <w:sz w:val="24"/>
      <w:szCs w:val="24"/>
    </w:rPr>
  </w:style>
  <w:style w:type="character" w:styleId="Hyperlink">
    <w:name w:val="Hyperlink"/>
    <w:rsid w:val="00CD0EB2"/>
    <w:rPr>
      <w:color w:val="0000FF"/>
      <w:u w:val="single"/>
    </w:rPr>
  </w:style>
  <w:style w:type="character" w:styleId="FollowedHyperlink">
    <w:name w:val="FollowedHyperlink"/>
    <w:rsid w:val="00CF4FC3"/>
    <w:rPr>
      <w:color w:val="800080"/>
      <w:u w:val="single"/>
    </w:rPr>
  </w:style>
  <w:style w:type="character" w:customStyle="1" w:styleId="Heading1Char">
    <w:name w:val="Heading 1 Char"/>
    <w:aliases w:val="Contents - level1 Char Char"/>
    <w:link w:val="Heading1"/>
    <w:rsid w:val="00E973C3"/>
    <w:rPr>
      <w:caps/>
      <w:sz w:val="22"/>
    </w:rPr>
  </w:style>
  <w:style w:type="paragraph" w:styleId="ListParagraph">
    <w:name w:val="List Paragraph"/>
    <w:basedOn w:val="Normal"/>
    <w:uiPriority w:val="34"/>
    <w:qFormat/>
    <w:rsid w:val="00E973C3"/>
    <w:pPr>
      <w:ind w:left="720"/>
      <w:contextualSpacing/>
    </w:pPr>
  </w:style>
  <w:style w:type="character" w:customStyle="1" w:styleId="Heading2Char">
    <w:name w:val="Heading 2 Char"/>
    <w:link w:val="Heading2"/>
    <w:rsid w:val="00E973C3"/>
    <w:rPr>
      <w:sz w:val="22"/>
      <w:u w:val="single"/>
    </w:rPr>
  </w:style>
  <w:style w:type="character" w:customStyle="1" w:styleId="Heading4Char">
    <w:name w:val="Heading 4 Char"/>
    <w:link w:val="Heading4"/>
    <w:rsid w:val="00E973C3"/>
    <w:rPr>
      <w:sz w:val="22"/>
    </w:rPr>
  </w:style>
  <w:style w:type="character" w:customStyle="1" w:styleId="Heading5Char">
    <w:name w:val="Heading 5 Char"/>
    <w:link w:val="Heading5"/>
    <w:rsid w:val="00E973C3"/>
  </w:style>
  <w:style w:type="character" w:customStyle="1" w:styleId="Heading6Char">
    <w:name w:val="Heading 6 Char"/>
    <w:link w:val="Heading6"/>
    <w:rsid w:val="00E973C3"/>
  </w:style>
  <w:style w:type="character" w:customStyle="1" w:styleId="Heading7Char">
    <w:name w:val="Heading 7 Char"/>
    <w:link w:val="Heading7"/>
    <w:rsid w:val="00E973C3"/>
  </w:style>
  <w:style w:type="character" w:customStyle="1" w:styleId="Heading8Char">
    <w:name w:val="Heading 8 Char"/>
    <w:link w:val="Heading8"/>
    <w:rsid w:val="00E973C3"/>
  </w:style>
  <w:style w:type="character" w:customStyle="1" w:styleId="Heading9Char">
    <w:name w:val="Heading 9 Char"/>
    <w:link w:val="Heading9"/>
    <w:rsid w:val="00E973C3"/>
    <w:rPr>
      <w:rFonts w:cs="Arial"/>
    </w:rPr>
  </w:style>
  <w:style w:type="character" w:customStyle="1" w:styleId="TitleChar">
    <w:name w:val="Title Char"/>
    <w:link w:val="Title"/>
    <w:rsid w:val="00E973C3"/>
    <w:rPr>
      <w:rFonts w:ascii="Arial Narrow" w:hAnsi="Arial Narrow"/>
      <w:b/>
    </w:rPr>
  </w:style>
  <w:style w:type="character" w:styleId="Strong">
    <w:name w:val="Strong"/>
    <w:qFormat/>
    <w:rsid w:val="00E973C3"/>
    <w:rPr>
      <w:b/>
    </w:rPr>
  </w:style>
  <w:style w:type="paragraph" w:styleId="Revision">
    <w:name w:val="Revision"/>
    <w:hidden/>
    <w:uiPriority w:val="99"/>
    <w:semiHidden/>
    <w:rsid w:val="002018A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696554">
      <w:bodyDiv w:val="1"/>
      <w:marLeft w:val="0"/>
      <w:marRight w:val="0"/>
      <w:marTop w:val="0"/>
      <w:marBottom w:val="0"/>
      <w:divBdr>
        <w:top w:val="none" w:sz="0" w:space="0" w:color="auto"/>
        <w:left w:val="none" w:sz="0" w:space="0" w:color="auto"/>
        <w:bottom w:val="none" w:sz="0" w:space="0" w:color="auto"/>
        <w:right w:val="none" w:sz="0" w:space="0" w:color="auto"/>
      </w:divBdr>
    </w:div>
    <w:div w:id="1080444347">
      <w:bodyDiv w:val="1"/>
      <w:marLeft w:val="0"/>
      <w:marRight w:val="0"/>
      <w:marTop w:val="0"/>
      <w:marBottom w:val="0"/>
      <w:divBdr>
        <w:top w:val="none" w:sz="0" w:space="0" w:color="auto"/>
        <w:left w:val="none" w:sz="0" w:space="0" w:color="auto"/>
        <w:bottom w:val="none" w:sz="0" w:space="0" w:color="auto"/>
        <w:right w:val="none" w:sz="0" w:space="0" w:color="auto"/>
      </w:divBdr>
    </w:div>
    <w:div w:id="162229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5c1804717744f9fa1524b0f29103316 xmlns="842cd523-47d6-43d6-8211-471f8d7272d8">
      <Terms xmlns="http://schemas.microsoft.com/office/infopath/2007/PartnerControls"/>
    </m5c1804717744f9fa1524b0f29103316>
    <Division xmlns="842cd523-47d6-43d6-8211-471f8d7272d8">ON Toronto Infrastructure</Division>
    <ledd8dc17b1542dd8fd0ab7b94bcc985 xmlns="842cd523-47d6-43d6-8211-471f8d7272d8">
      <Terms xmlns="http://schemas.microsoft.com/office/infopath/2007/PartnerControls"/>
    </ledd8dc17b1542dd8fd0ab7b94bcc985>
    <AERIS_x0020_Version xmlns="842cd523-47d6-43d6-8211-471f8d7272d8" xsi:nil="true"/>
    <ddcb8363e9a649659ceb1033f1d9969c xmlns="842cd523-47d6-43d6-8211-471f8d7272d8">
      <Terms xmlns="http://schemas.microsoft.com/office/infopath/2007/PartnerControls"/>
    </ddcb8363e9a649659ceb1033f1d9969c>
    <Project_x0020_Manager xmlns="842cd523-47d6-43d6-8211-471f8d7272d8">Andrew Moreton</Project_x0020_Manager>
    <Owner_x0020_Organization xmlns="842cd523-47d6-43d6-8211-471f8d7272d8" xsi:nil="true"/>
    <l618b0fee8ca4f429e9e6411e9e95b53 xmlns="842cd523-47d6-43d6-8211-471f8d7272d8">
      <Terms xmlns="http://schemas.microsoft.com/office/infopath/2007/PartnerControls"/>
    </l618b0fee8ca4f429e9e6411e9e95b53>
    <Project_x0020_Status xmlns="842cd523-47d6-43d6-8211-471f8d7272d8">Open</Project_x0020_Status>
    <Target_x0020_Audiences xmlns="842cd523-47d6-43d6-8211-471f8d7272d8" xsi:nil="true"/>
    <ffbb60d3286f4764a7cd927fbe3c3406 xmlns="842cd523-47d6-43d6-8211-471f8d7272d8">
      <Terms xmlns="http://schemas.microsoft.com/office/infopath/2007/PartnerControls">
        <TermInfo xmlns="http://schemas.microsoft.com/office/infopath/2007/PartnerControls">
          <TermName xmlns="http://schemas.microsoft.com/office/infopath/2007/PartnerControls">Confidential</TermName>
          <TermId xmlns="http://schemas.microsoft.com/office/infopath/2007/PartnerControls">dbb6cc64-9915-4cf6-857e-3e641b410f5c</TermId>
        </TermInfo>
      </Terms>
    </ffbb60d3286f4764a7cd927fbe3c3406>
    <cb1c6817ddae4f4e962caf55b63bf464 xmlns="842cd523-47d6-43d6-8211-471f8d7272d8">
      <Terms xmlns="http://schemas.microsoft.com/office/infopath/2007/PartnerControls"/>
    </cb1c6817ddae4f4e962caf55b63bf464>
    <Status xmlns="842cd523-47d6-43d6-8211-471f8d7272d8">Work in progress</Status>
    <Project_x0020_Code xmlns="842cd523-47d6-43d6-8211-471f8d7272d8">2020-5445-00</Project_x0020_Code>
    <Project_x0020_Name xmlns="842cd523-47d6-43d6-8211-471f8d7272d8">Northeast Vaughan Water Servicing Project</Project_x0020_Name>
    <TaxCatchAll xmlns="d6d05743-d6d0-46ac-98bc-99f29ab3bcad">
      <Value>1</Value>
    </TaxCatchAll>
    <Client_x0020_Organization xmlns="842cd523-47d6-43d6-8211-471f8d7272d8" xsi:nil="true"/>
    <AERIS_x0020_Published_x0020_Date xmlns="842cd523-47d6-43d6-8211-471f8d7272d8" xsi:nil="true"/>
    <_ModernAudienceTargetUserField xmlns="842cd523-47d6-43d6-8211-471f8d7272d8">
      <UserInfo>
        <DisplayName/>
        <AccountId xsi:nil="true"/>
        <AccountType/>
      </UserInfo>
    </_ModernAudienceTargetUserField>
    <AERIS_x0020_Link xmlns="842cd523-47d6-43d6-8211-471f8d7272d8">
      <Url xsi:nil="true"/>
      <Description xsi:nil="true"/>
    </AERIS_x0020_Link>
    <Sector xmlns="842cd523-47d6-43d6-8211-471f8d7272d8">Water and Sanitation</Sector>
    <lcf76f155ced4ddcb4097134ff3c332f xmlns="842cd523-47d6-43d6-8211-471f8d7272d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F8E50B80A32C040A85FB450FB26C9E5" ma:contentTypeVersion="46" ma:contentTypeDescription="Create a new document." ma:contentTypeScope="" ma:versionID="f305d8713f7c5199093c43c28f726b92">
  <xsd:schema xmlns:xsd="http://www.w3.org/2001/XMLSchema" xmlns:xs="http://www.w3.org/2001/XMLSchema" xmlns:p="http://schemas.microsoft.com/office/2006/metadata/properties" xmlns:ns2="842cd523-47d6-43d6-8211-471f8d7272d8" xmlns:ns3="d6d05743-d6d0-46ac-98bc-99f29ab3bcad" targetNamespace="http://schemas.microsoft.com/office/2006/metadata/properties" ma:root="true" ma:fieldsID="ea3efdce6824fb8f554bf7b837cf79a9" ns2:_="" ns3:_="">
    <xsd:import namespace="842cd523-47d6-43d6-8211-471f8d7272d8"/>
    <xsd:import namespace="d6d05743-d6d0-46ac-98bc-99f29ab3bcad"/>
    <xsd:element name="properties">
      <xsd:complexType>
        <xsd:sequence>
          <xsd:element name="documentManagement">
            <xsd:complexType>
              <xsd:all>
                <xsd:element ref="ns2:MediaServiceMetadata" minOccurs="0"/>
                <xsd:element ref="ns2:MediaServiceFastMetadata" minOccurs="0"/>
                <xsd:element ref="ns2:Target_x0020_Audiences" minOccurs="0"/>
                <xsd:element ref="ns2:_ModernAudienceTargetUserField" minOccurs="0"/>
                <xsd:element ref="ns2:_ModernAudienceAadObjectIds" minOccurs="0"/>
                <xsd:element ref="ns3:SharedWithUsers" minOccurs="0"/>
                <xsd:element ref="ns3:SharedWithDetails" minOccurs="0"/>
                <xsd:element ref="ns2:MediaServiceAutoKeyPoints" minOccurs="0"/>
                <xsd:element ref="ns2:MediaServiceKeyPoints" minOccurs="0"/>
                <xsd:element ref="ns2:Project_x0020_Manager" minOccurs="0"/>
                <xsd:element ref="ns2:Project_x0020_Code" minOccurs="0"/>
                <xsd:element ref="ns2:Project_x0020_Name" minOccurs="0"/>
                <xsd:element ref="ns2:Client_x0020_Organization" minOccurs="0"/>
                <xsd:element ref="ns2:Owner_x0020_Organization" minOccurs="0"/>
                <xsd:element ref="ns2:cb1c6817ddae4f4e962caf55b63bf464" minOccurs="0"/>
                <xsd:element ref="ns3:TaxCatchAll" minOccurs="0"/>
                <xsd:element ref="ns2:l618b0fee8ca4f429e9e6411e9e95b53" minOccurs="0"/>
                <xsd:element ref="ns2:Division" minOccurs="0"/>
                <xsd:element ref="ns2:Project_x0020_Status" minOccurs="0"/>
                <xsd:element ref="ns2:Sector" minOccurs="0"/>
                <xsd:element ref="ns2:ledd8dc17b1542dd8fd0ab7b94bcc985" minOccurs="0"/>
                <xsd:element ref="ns2:m5c1804717744f9fa1524b0f29103316" minOccurs="0"/>
                <xsd:element ref="ns2:ffbb60d3286f4764a7cd927fbe3c3406" minOccurs="0"/>
                <xsd:element ref="ns2:Status" minOccurs="0"/>
                <xsd:element ref="ns2:AERIS_x0020_Version" minOccurs="0"/>
                <xsd:element ref="ns2:AERIS_x0020_Published_x0020_Date" minOccurs="0"/>
                <xsd:element ref="ns2:AERIS_x0020_Link" minOccurs="0"/>
                <xsd:element ref="ns2:ddcb8363e9a649659ceb1033f1d9969c"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2cd523-47d6-43d6-8211-471f8d72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Target_x0020_Audiences" ma:index="10" nillable="true" ma:displayName="Target Audiences" ma:internalName="Target_x0020_Audiences">
      <xsd:simpleType>
        <xsd:restriction base="dms:Unknown"/>
      </xsd:simpleType>
    </xsd:element>
    <xsd:element name="_ModernAudienceTargetUserField" ma:index="11" nillable="true" ma:displayName="Audience" ma:list="UserInfo" ma:SharePointGroup="0" ma:internalName="_ModernAudienceTargetUserField"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ModernAudienceAadObjectIds" ma:index="12" nillable="true" ma:displayName="AudienceIds" ma:list="{43165f19-f1c4-4d99-a16a-264f48dff973}" ma:internalName="_ModernAudienceAadObjectIds" ma:readOnly="true" ma:showField="_AadObjectIdForUser" ma:web="d6d05743-d6d0-46ac-98bc-99f29ab3bcad">
      <xsd:complexType>
        <xsd:complexContent>
          <xsd:extension base="dms:MultiChoiceLookup">
            <xsd:sequence>
              <xsd:element name="Value" type="dms:Lookup" maxOccurs="unbounded" minOccurs="0" nillable="true"/>
            </xsd:sequence>
          </xsd:extension>
        </xsd:complexContent>
      </xsd:complex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Project_x0020_Manager" ma:index="17" nillable="true" ma:displayName="Project Manager" ma:default="Andrew Moreton" ma:internalName="Project_x0020_Manager">
      <xsd:simpleType>
        <xsd:restriction base="dms:Text">
          <xsd:maxLength value="255"/>
        </xsd:restriction>
      </xsd:simpleType>
    </xsd:element>
    <xsd:element name="Project_x0020_Code" ma:index="18" nillable="true" ma:displayName="Project Code" ma:default="2020-5445-00" ma:internalName="Project_x0020_Code">
      <xsd:simpleType>
        <xsd:restriction base="dms:Text">
          <xsd:maxLength value="255"/>
        </xsd:restriction>
      </xsd:simpleType>
    </xsd:element>
    <xsd:element name="Project_x0020_Name" ma:index="19" nillable="true" ma:displayName="Project Name" ma:default="Northeast Vaughan Water Servicing Project" ma:internalName="Project_x0020_Name">
      <xsd:simpleType>
        <xsd:restriction base="dms:Text">
          <xsd:maxLength value="255"/>
        </xsd:restriction>
      </xsd:simpleType>
    </xsd:element>
    <xsd:element name="Client_x0020_Organization" ma:index="20" nillable="true" ma:displayName="Client Organization" ma:internalName="Client_x0020_Organization">
      <xsd:simpleType>
        <xsd:restriction base="dms:Text">
          <xsd:maxLength value="255"/>
        </xsd:restriction>
      </xsd:simpleType>
    </xsd:element>
    <xsd:element name="Owner_x0020_Organization" ma:index="21" nillable="true" ma:displayName="Owner Organization" ma:internalName="Owner_x0020_Organization">
      <xsd:simpleType>
        <xsd:restriction base="dms:Text">
          <xsd:maxLength value="255"/>
        </xsd:restriction>
      </xsd:simpleType>
    </xsd:element>
    <xsd:element name="cb1c6817ddae4f4e962caf55b63bf464" ma:index="23" nillable="true" ma:taxonomy="true" ma:internalName="cb1c6817ddae4f4e962caf55b63bf464" ma:taxonomyFieldName="Internal_x0020_Organization" ma:displayName="Internal Organization" ma:default="" ma:fieldId="{cb1c6817-ddae-4f4e-962c-af55b63bf464}" ma:sspId="4d32d354-0e99-4421-b819-db95894b1888" ma:termSetId="ffdaf2cf-ea55-46fd-88f8-ad2c39e66661" ma:anchorId="0636ebcc-12de-4bad-b1ae-f760de9ef692" ma:open="false" ma:isKeyword="false">
      <xsd:complexType>
        <xsd:sequence>
          <xsd:element ref="pc:Terms" minOccurs="0" maxOccurs="1"/>
        </xsd:sequence>
      </xsd:complexType>
    </xsd:element>
    <xsd:element name="l618b0fee8ca4f429e9e6411e9e95b53" ma:index="26" nillable="true" ma:taxonomy="true" ma:internalName="l618b0fee8ca4f429e9e6411e9e95b53" ma:taxonomyFieldName="Office" ma:displayName="Office" ma:default="" ma:fieldId="{5618b0fe-e8ca-4f42-9e9e-6411e9e95b53}" ma:sspId="4d32d354-0e99-4421-b819-db95894b1888" ma:termSetId="b49f64b3-4722-4336-9a5c-56c326b344d4" ma:anchorId="75d25fab-71e2-4ece-bb1e-4b760072d18d" ma:open="false" ma:isKeyword="false">
      <xsd:complexType>
        <xsd:sequence>
          <xsd:element ref="pc:Terms" minOccurs="0" maxOccurs="1"/>
        </xsd:sequence>
      </xsd:complexType>
    </xsd:element>
    <xsd:element name="Division" ma:index="27" nillable="true" ma:displayName="Division" ma:default="ON Toronto Infrastructure" ma:internalName="Division">
      <xsd:simpleType>
        <xsd:restriction base="dms:Text">
          <xsd:maxLength value="255"/>
        </xsd:restriction>
      </xsd:simpleType>
    </xsd:element>
    <xsd:element name="Project_x0020_Status" ma:index="28" nillable="true" ma:displayName="Project Status" ma:default="Open" ma:internalName="Project_x0020_Status">
      <xsd:simpleType>
        <xsd:restriction base="dms:Text">
          <xsd:maxLength value="255"/>
        </xsd:restriction>
      </xsd:simpleType>
    </xsd:element>
    <xsd:element name="Sector" ma:index="29" nillable="true" ma:displayName="Sector" ma:default="Water and Sanitation" ma:internalName="Sector">
      <xsd:simpleType>
        <xsd:restriction base="dms:Text">
          <xsd:maxLength value="255"/>
        </xsd:restriction>
      </xsd:simpleType>
    </xsd:element>
    <xsd:element name="ledd8dc17b1542dd8fd0ab7b94bcc985" ma:index="31" nillable="true" ma:taxonomy="true" ma:internalName="ledd8dc17b1542dd8fd0ab7b94bcc985" ma:taxonomyFieldName="Information_x0020_Type" ma:displayName="Information Type" ma:default="" ma:fieldId="{5edd8dc1-7b15-42dd-8fd0-ab7b94bcc985}" ma:sspId="4d32d354-0e99-4421-b819-db95894b1888" ma:termSetId="675de31f-9882-40e0-8bf1-6406c684a74b" ma:anchorId="00000000-0000-0000-0000-000000000000" ma:open="false" ma:isKeyword="false">
      <xsd:complexType>
        <xsd:sequence>
          <xsd:element ref="pc:Terms" minOccurs="0" maxOccurs="1"/>
        </xsd:sequence>
      </xsd:complexType>
    </xsd:element>
    <xsd:element name="m5c1804717744f9fa1524b0f29103316" ma:index="33" nillable="true" ma:taxonomy="true" ma:internalName="m5c1804717744f9fa1524b0f29103316" ma:taxonomyFieldName="Communications" ma:displayName="Communications" ma:default="" ma:fieldId="{65c18047-1774-4f9f-a152-4b0f29103316}" ma:sspId="4d32d354-0e99-4421-b819-db95894b1888" ma:termSetId="9a4b3689-c9c1-4790-ab17-27a3237c1c72" ma:anchorId="00000000-0000-0000-0000-000000000000" ma:open="false" ma:isKeyword="false">
      <xsd:complexType>
        <xsd:sequence>
          <xsd:element ref="pc:Terms" minOccurs="0" maxOccurs="1"/>
        </xsd:sequence>
      </xsd:complexType>
    </xsd:element>
    <xsd:element name="ffbb60d3286f4764a7cd927fbe3c3406" ma:index="35" nillable="true" ma:taxonomy="true" ma:internalName="ffbb60d3286f4764a7cd927fbe3c3406" ma:taxonomyFieldName="Data_x0020_Classification" ma:displayName="Data Classification" ma:default="1;#Confidential|dbb6cc64-9915-4cf6-857e-3e641b410f5c" ma:fieldId="{ffbb60d3-286f-4764-a7cd-927fbe3c3406}" ma:sspId="4d32d354-0e99-4421-b819-db95894b1888" ma:termSetId="71bc5065-a13d-44d1-a056-853f235091b4" ma:anchorId="00000000-0000-0000-0000-000000000000" ma:open="false" ma:isKeyword="false">
      <xsd:complexType>
        <xsd:sequence>
          <xsd:element ref="pc:Terms" minOccurs="0" maxOccurs="1"/>
        </xsd:sequence>
      </xsd:complexType>
    </xsd:element>
    <xsd:element name="Status" ma:index="36" nillable="true" ma:displayName="Status" ma:default="Work in progress" ma:format="Dropdown" ma:internalName="Status">
      <xsd:simpleType>
        <xsd:restriction base="dms:Choice">
          <xsd:enumeration value="Work in progress"/>
          <xsd:enumeration value="Final"/>
          <xsd:enumeration value="Published to AERIS"/>
        </xsd:restriction>
      </xsd:simpleType>
    </xsd:element>
    <xsd:element name="AERIS_x0020_Version" ma:index="37" nillable="true" ma:displayName="AERIS Version" ma:internalName="AERIS_x0020_Version">
      <xsd:simpleType>
        <xsd:restriction base="dms:Text">
          <xsd:maxLength value="255"/>
        </xsd:restriction>
      </xsd:simpleType>
    </xsd:element>
    <xsd:element name="AERIS_x0020_Published_x0020_Date" ma:index="38" nillable="true" ma:displayName="AERIS Published Date" ma:format="DateOnly" ma:internalName="AERIS_x0020_Published_x0020_Date">
      <xsd:simpleType>
        <xsd:restriction base="dms:DateTime"/>
      </xsd:simpleType>
    </xsd:element>
    <xsd:element name="AERIS_x0020_Link" ma:index="39" nillable="true" ma:displayName="AERIS Link" ma:format="Hyperlink" ma:internalName="AERIS_x0020_Link">
      <xsd:complexType>
        <xsd:complexContent>
          <xsd:extension base="dms:URL">
            <xsd:sequence>
              <xsd:element name="Url" type="dms:ValidUrl" minOccurs="0" nillable="true"/>
              <xsd:element name="Description" type="xsd:string" nillable="true"/>
            </xsd:sequence>
          </xsd:extension>
        </xsd:complexContent>
      </xsd:complexType>
    </xsd:element>
    <xsd:element name="ddcb8363e9a649659ceb1033f1d9969c" ma:index="41" nillable="true" ma:taxonomy="true" ma:internalName="ddcb8363e9a649659ceb1033f1d9969c" ma:taxonomyFieldName="AERIS_x0020_Pools" ma:displayName="AERIS Pools" ma:default="" ma:fieldId="{ddcb8363-e9a6-4965-9ceb-1033f1d9969c}" ma:sspId="4d32d354-0e99-4421-b819-db95894b1888" ma:termSetId="bdb7a0dc-ed46-4a04-abe0-57570b64a517" ma:anchorId="00000000-0000-0000-0000-000000000000" ma:open="false" ma:isKeyword="false">
      <xsd:complexType>
        <xsd:sequence>
          <xsd:element ref="pc:Terms" minOccurs="0" maxOccurs="1"/>
        </xsd:sequence>
      </xsd:complexType>
    </xsd:element>
    <xsd:element name="MediaServiceAutoTags" ma:index="42" nillable="true" ma:displayName="Tags" ma:internalName="MediaServiceAutoTags" ma:readOnly="true">
      <xsd:simpleType>
        <xsd:restriction base="dms:Text"/>
      </xsd:simpleType>
    </xsd:element>
    <xsd:element name="MediaServiceGenerationTime" ma:index="43" nillable="true" ma:displayName="MediaServiceGenerationTime" ma:hidden="true" ma:internalName="MediaServiceGenerationTime" ma:readOnly="true">
      <xsd:simpleType>
        <xsd:restriction base="dms:Text"/>
      </xsd:simpleType>
    </xsd:element>
    <xsd:element name="MediaServiceEventHashCode" ma:index="44" nillable="true" ma:displayName="MediaServiceEventHashCode" ma:hidden="true" ma:internalName="MediaServiceEventHashCode" ma:readOnly="true">
      <xsd:simpleType>
        <xsd:restriction base="dms:Text"/>
      </xsd:simpleType>
    </xsd:element>
    <xsd:element name="MediaServiceOCR" ma:index="45" nillable="true" ma:displayName="Extracted Text" ma:internalName="MediaServiceOCR" ma:readOnly="true">
      <xsd:simpleType>
        <xsd:restriction base="dms:Note">
          <xsd:maxLength value="255"/>
        </xsd:restriction>
      </xsd:simpleType>
    </xsd:element>
    <xsd:element name="lcf76f155ced4ddcb4097134ff3c332f" ma:index="47" nillable="true" ma:taxonomy="true" ma:internalName="lcf76f155ced4ddcb4097134ff3c332f" ma:taxonomyFieldName="MediaServiceImageTags" ma:displayName="Image Tags" ma:readOnly="false" ma:fieldId="{5cf76f15-5ced-4ddc-b409-7134ff3c332f}" ma:taxonomyMulti="true" ma:sspId="4d32d354-0e99-4421-b819-db95894b1888" ma:termSetId="09814cd3-568e-fe90-9814-8d621ff8fb84" ma:anchorId="fba54fb3-c3e1-fe81-a776-ca4b69148c4d" ma:open="true" ma:isKeyword="false">
      <xsd:complexType>
        <xsd:sequence>
          <xsd:element ref="pc:Terms" minOccurs="0" maxOccurs="1"/>
        </xsd:sequence>
      </xsd:complexType>
    </xsd:element>
    <xsd:element name="MediaServiceDateTaken" ma:index="48" nillable="true" ma:displayName="MediaServiceDateTaken" ma:hidden="true" ma:indexed="true" ma:internalName="MediaServiceDateTaken" ma:readOnly="true">
      <xsd:simpleType>
        <xsd:restriction base="dms:Text"/>
      </xsd:simpleType>
    </xsd:element>
    <xsd:element name="MediaLengthInSeconds" ma:index="49" nillable="true" ma:displayName="MediaLengthInSeconds" ma:hidden="true" ma:internalName="MediaLengthInSeconds" ma:readOnly="true">
      <xsd:simpleType>
        <xsd:restriction base="dms:Unknown"/>
      </xsd:simpleType>
    </xsd:element>
    <xsd:element name="MediaServiceLocation" ma:index="5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d05743-d6d0-46ac-98bc-99f29ab3bca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f43ec11-07a4-49cf-b68b-f25b03e8adf3}" ma:internalName="TaxCatchAll" ma:showField="CatchAllData" ma:web="d6d05743-d6d0-46ac-98bc-99f29ab3bc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57AF5F-BD95-4EC8-89FB-891B78E49391}">
  <ds:schemaRefs>
    <ds:schemaRef ds:uri="http://schemas.openxmlformats.org/officeDocument/2006/bibliography"/>
  </ds:schemaRefs>
</ds:datastoreItem>
</file>

<file path=customXml/itemProps2.xml><?xml version="1.0" encoding="utf-8"?>
<ds:datastoreItem xmlns:ds="http://schemas.openxmlformats.org/officeDocument/2006/customXml" ds:itemID="{D8082B67-6DD4-4550-919C-B718A5A381D3}">
  <ds:schemaRefs>
    <ds:schemaRef ds:uri="http://schemas.microsoft.com/sharepoint/v3/contenttype/forms"/>
  </ds:schemaRefs>
</ds:datastoreItem>
</file>

<file path=customXml/itemProps3.xml><?xml version="1.0" encoding="utf-8"?>
<ds:datastoreItem xmlns:ds="http://schemas.openxmlformats.org/officeDocument/2006/customXml" ds:itemID="{02082E6A-1720-4117-86D5-E40F7F33719C}">
  <ds:schemaRefs>
    <ds:schemaRef ds:uri="http://schemas.microsoft.com/office/2006/metadata/properties"/>
    <ds:schemaRef ds:uri="http://schemas.microsoft.com/office/infopath/2007/PartnerControls"/>
    <ds:schemaRef ds:uri="842cd523-47d6-43d6-8211-471f8d7272d8"/>
    <ds:schemaRef ds:uri="d6d05743-d6d0-46ac-98bc-99f29ab3bcad"/>
  </ds:schemaRefs>
</ds:datastoreItem>
</file>

<file path=customXml/itemProps4.xml><?xml version="1.0" encoding="utf-8"?>
<ds:datastoreItem xmlns:ds="http://schemas.openxmlformats.org/officeDocument/2006/customXml" ds:itemID="{0032C586-C374-4E60-A247-95B03F2BE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2cd523-47d6-43d6-8211-471f8d7272d8"/>
    <ds:schemaRef ds:uri="d6d05743-d6d0-46ac-98bc-99f29ab3b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3FCF8EB-A64D-49E2-A71D-D170FFE1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Automated Blank Document.dot</Template>
  <TotalTime>18</TotalTime>
  <Pages>4</Pages>
  <Words>1156</Words>
  <Characters>8717</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02230_Site_Preparation_For_Pipelines__Utilities_And_Associated_Structures (May 2, 2016)</vt:lpstr>
    </vt:vector>
  </TitlesOfParts>
  <Company>Regional Municipality of York</Company>
  <LinksUpToDate>false</LinksUpToDate>
  <CharactersWithSpaces>9854</CharactersWithSpaces>
  <SharedDoc>false</SharedDoc>
  <HLinks>
    <vt:vector size="12" baseType="variant">
      <vt:variant>
        <vt:i4>3539040</vt:i4>
      </vt:variant>
      <vt:variant>
        <vt:i4>3</vt:i4>
      </vt:variant>
      <vt:variant>
        <vt:i4>0</vt:i4>
      </vt:variant>
      <vt:variant>
        <vt:i4>5</vt:i4>
      </vt:variant>
      <vt:variant>
        <vt:lpwstr>https://www.raqsb.mto.gov.on.ca/techpubs/ops.nsf/d37f5a16d8174ffa85256d130066857f/d28278ae4b2553ca852577e4006e5860/$FILE/OPSS 490 Nov10.pdf</vt:lpwstr>
      </vt:variant>
      <vt:variant>
        <vt:lpwstr/>
      </vt:variant>
      <vt:variant>
        <vt:i4>3539040</vt:i4>
      </vt:variant>
      <vt:variant>
        <vt:i4>0</vt:i4>
      </vt:variant>
      <vt:variant>
        <vt:i4>0</vt:i4>
      </vt:variant>
      <vt:variant>
        <vt:i4>5</vt:i4>
      </vt:variant>
      <vt:variant>
        <vt:lpwstr>https://www.raqsb.mto.gov.on.ca/techpubs/ops.nsf/d37f5a16d8174ffa85256d130066857f/d28278ae4b2553ca852577e4006e5860/$FILE/OPSS 490 Nov10.pdf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02230_Site_Preparation_For_Pipelines__Utilities_And_Associated_Structures (May 2, 2016)</dc:title>
  <dc:creator>Adley-McGinnis, Andrea</dc:creator>
  <cp:lastModifiedBy>Johnny Pang</cp:lastModifiedBy>
  <cp:revision>7</cp:revision>
  <cp:lastPrinted>2006-08-29T19:15:00Z</cp:lastPrinted>
  <dcterms:created xsi:type="dcterms:W3CDTF">2022-03-22T19:29:00Z</dcterms:created>
  <dcterms:modified xsi:type="dcterms:W3CDTF">2022-11-30T23:00:00Z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0x010100BF8E50B80A32C040A85FB450FB26C9E5</vt:lpwstr>
  </property>
  <property fmtid="{D5CDD505-2E9C-101B-9397-08002B2CF9AE}" pid="4" name="_dlc_DocIdItemGuid">
    <vt:lpwstr>52cb76cd-94ad-4276-9970-b87aa7e6c848</vt:lpwstr>
  </property>
  <property fmtid="{D5CDD505-2E9C-101B-9397-08002B2CF9AE}" pid="5" name="Office">
    <vt:lpwstr/>
  </property>
  <property fmtid="{D5CDD505-2E9C-101B-9397-08002B2CF9AE}" pid="6" name="Communications">
    <vt:lpwstr/>
  </property>
  <property fmtid="{D5CDD505-2E9C-101B-9397-08002B2CF9AE}" pid="7" name="Information Type">
    <vt:lpwstr/>
  </property>
  <property fmtid="{D5CDD505-2E9C-101B-9397-08002B2CF9AE}" pid="8" name="AERIS Pools">
    <vt:lpwstr/>
  </property>
  <property fmtid="{D5CDD505-2E9C-101B-9397-08002B2CF9AE}" pid="9" name="Data Classification">
    <vt:lpwstr>1;#Confidential|dbb6cc64-9915-4cf6-857e-3e641b410f5c</vt:lpwstr>
  </property>
  <property fmtid="{D5CDD505-2E9C-101B-9397-08002B2CF9AE}" pid="10" name="Internal Organization">
    <vt:lpwstr/>
  </property>
</Properties>
</file>